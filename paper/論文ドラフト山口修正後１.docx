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26A9" w14:textId="77777777" w:rsidR="0067500E" w:rsidRDefault="00000000">
      <w:pPr>
        <w:jc w:val="center"/>
      </w:pPr>
      <w:r>
        <w:rPr>
          <w:rFonts w:ascii="Yu Gothic" w:eastAsia="Yu Gothic" w:hAnsi="Yu Gothic" w:cs="Yu Gothic"/>
          <w:b/>
          <w:bCs/>
          <w:sz w:val="32"/>
          <w:szCs w:val="32"/>
        </w:rPr>
        <w:t>大規模屋外音楽フェスティバル救護所における</w:t>
      </w:r>
    </w:p>
    <w:p w14:paraId="5A79CCB4" w14:textId="77777777" w:rsidR="0067500E" w:rsidRDefault="00000000">
      <w:pPr>
        <w:spacing w:after="120"/>
        <w:jc w:val="center"/>
      </w:pPr>
      <w:r>
        <w:rPr>
          <w:rFonts w:ascii="Yu Gothic" w:eastAsia="Yu Gothic" w:hAnsi="Yu Gothic" w:cs="Yu Gothic"/>
          <w:b/>
          <w:bCs/>
          <w:sz w:val="32"/>
          <w:szCs w:val="32"/>
        </w:rPr>
        <w:t>リアルタイム病床管理Webアプリケーションの導入</w:t>
      </w:r>
    </w:p>
    <w:p w14:paraId="0DAF05C8" w14:textId="77777777" w:rsidR="0067500E" w:rsidRDefault="00000000">
      <w:pPr>
        <w:spacing w:after="300"/>
        <w:jc w:val="center"/>
      </w:pPr>
      <w:r>
        <w:rPr>
          <w:rFonts w:ascii="Yu Gothic" w:eastAsia="Yu Gothic" w:hAnsi="Yu Gothic" w:cs="Yu Gothic"/>
          <w:b/>
          <w:bCs/>
          <w:sz w:val="24"/>
          <w:szCs w:val="24"/>
        </w:rPr>
        <w:t>―紙製IDタグによるバイタル記録との併用の試み―</w:t>
      </w:r>
    </w:p>
    <w:p w14:paraId="00B781B3" w14:textId="6AB1A496" w:rsidR="0067500E" w:rsidRDefault="004C6ABF">
      <w:pPr>
        <w:spacing w:before="300" w:after="60"/>
        <w:jc w:val="center"/>
        <w:rPr>
          <w:rFonts w:hint="eastAsia"/>
        </w:rPr>
      </w:pPr>
      <w:r>
        <w:rPr>
          <w:rFonts w:hint="eastAsia"/>
        </w:rPr>
        <w:t>佐藤容平</w:t>
      </w:r>
      <w:r>
        <w:t xml:space="preserve">1)　</w:t>
      </w:r>
      <w:r>
        <w:rPr>
          <w:rFonts w:hint="eastAsia"/>
        </w:rPr>
        <w:t>山口幸之助</w:t>
      </w:r>
      <w:r>
        <w:t>2)</w:t>
      </w:r>
      <w:ins w:id="0" w:author="山口　幸之助" w:date="2026-07-22T12:52:00Z" w16du:dateUtc="2026-07-22T04:52:00Z">
        <w:r w:rsidR="00F40353">
          <w:rPr>
            <w:rFonts w:hint="eastAsia"/>
          </w:rPr>
          <w:t xml:space="preserve">　樫村重樹</w:t>
        </w:r>
        <w:r w:rsidR="00F40353">
          <w:t>3</w:t>
        </w:r>
        <w:r w:rsidR="00F40353">
          <w:rPr>
            <w:rFonts w:hint="eastAsia"/>
          </w:rPr>
          <w:t>）</w:t>
        </w:r>
      </w:ins>
    </w:p>
    <w:p w14:paraId="1D0A1EF2" w14:textId="7442B1BD" w:rsidR="00F40353" w:rsidRPr="00F40353" w:rsidRDefault="00000000" w:rsidP="00F40353">
      <w:pPr>
        <w:pStyle w:val="a4"/>
        <w:numPr>
          <w:ilvl w:val="0"/>
          <w:numId w:val="3"/>
        </w:numPr>
        <w:spacing w:after="300"/>
        <w:jc w:val="center"/>
        <w:rPr>
          <w:rFonts w:hint="eastAsia"/>
          <w:sz w:val="20"/>
          <w:szCs w:val="20"/>
          <w:rPrChange w:id="1" w:author="山口　幸之助" w:date="2026-07-22T12:52:00Z" w16du:dateUtc="2026-07-22T04:52:00Z">
            <w:rPr>
              <w:rFonts w:hint="eastAsia"/>
            </w:rPr>
          </w:rPrChange>
        </w:rPr>
        <w:pPrChange w:id="2" w:author="山口　幸之助" w:date="2026-07-22T12:52:00Z" w16du:dateUtc="2026-07-22T04:52:00Z">
          <w:pPr>
            <w:spacing w:after="300"/>
            <w:jc w:val="center"/>
          </w:pPr>
        </w:pPrChange>
      </w:pPr>
      <w:del w:id="3" w:author="山口　幸之助" w:date="2026-07-22T12:52:00Z" w16du:dateUtc="2026-07-22T04:52:00Z">
        <w:r w:rsidRPr="00F40353" w:rsidDel="00F40353">
          <w:rPr>
            <w:sz w:val="20"/>
            <w:szCs w:val="20"/>
            <w:rPrChange w:id="4" w:author="山口　幸之助" w:date="2026-07-22T12:52:00Z" w16du:dateUtc="2026-07-22T04:52:00Z">
              <w:rPr/>
            </w:rPrChange>
          </w:rPr>
          <w:delText xml:space="preserve">1) </w:delText>
        </w:r>
      </w:del>
      <w:r w:rsidR="004C6ABF" w:rsidRPr="00F40353">
        <w:rPr>
          <w:rFonts w:hint="eastAsia"/>
          <w:sz w:val="20"/>
          <w:szCs w:val="20"/>
          <w:rPrChange w:id="5" w:author="山口　幸之助" w:date="2026-07-22T12:52:00Z" w16du:dateUtc="2026-07-22T04:52:00Z">
            <w:rPr>
              <w:rFonts w:hint="eastAsia"/>
            </w:rPr>
          </w:rPrChange>
        </w:rPr>
        <w:t>りつりん病院</w:t>
      </w:r>
      <w:r w:rsidRPr="00F40353">
        <w:rPr>
          <w:sz w:val="20"/>
          <w:szCs w:val="20"/>
          <w:rPrChange w:id="6" w:author="山口　幸之助" w:date="2026-07-22T12:52:00Z" w16du:dateUtc="2026-07-22T04:52:00Z">
            <w:rPr/>
          </w:rPrChange>
        </w:rPr>
        <w:t xml:space="preserve">　2) </w:t>
      </w:r>
      <w:r w:rsidR="004C6ABF" w:rsidRPr="00F40353">
        <w:rPr>
          <w:rFonts w:hint="eastAsia"/>
          <w:sz w:val="20"/>
          <w:szCs w:val="20"/>
          <w:rPrChange w:id="7" w:author="山口　幸之助" w:date="2026-07-22T12:52:00Z" w16du:dateUtc="2026-07-22T04:52:00Z">
            <w:rPr>
              <w:rFonts w:hint="eastAsia"/>
            </w:rPr>
          </w:rPrChange>
        </w:rPr>
        <w:t>香川大学医学部附属病院</w:t>
      </w:r>
      <w:ins w:id="8" w:author="山口　幸之助" w:date="2026-07-22T12:52:00Z" w16du:dateUtc="2026-07-22T04:52:00Z">
        <w:r w:rsidR="00F40353" w:rsidRPr="00F40353">
          <w:rPr>
            <w:sz w:val="20"/>
            <w:szCs w:val="20"/>
            <w:rPrChange w:id="9" w:author="山口　幸之助" w:date="2026-07-22T12:52:00Z" w16du:dateUtc="2026-07-22T04:52:00Z">
              <w:rPr/>
            </w:rPrChange>
          </w:rPr>
          <w:t xml:space="preserve">  3)</w:t>
        </w:r>
        <w:r w:rsidR="00F40353" w:rsidRPr="00F40353">
          <w:rPr>
            <w:rFonts w:hint="eastAsia"/>
            <w:sz w:val="20"/>
            <w:szCs w:val="20"/>
            <w:rPrChange w:id="10" w:author="山口　幸之助" w:date="2026-07-22T12:52:00Z" w16du:dateUtc="2026-07-22T04:52:00Z">
              <w:rPr>
                <w:rFonts w:hint="eastAsia"/>
              </w:rPr>
            </w:rPrChange>
          </w:rPr>
          <w:t>春風</w:t>
        </w:r>
        <w:r w:rsidR="00F40353">
          <w:rPr>
            <w:rFonts w:hint="eastAsia"/>
            <w:sz w:val="20"/>
            <w:szCs w:val="20"/>
          </w:rPr>
          <w:t>会樫村</w:t>
        </w:r>
        <w:commentRangeStart w:id="11"/>
        <w:r w:rsidR="00F40353">
          <w:rPr>
            <w:rFonts w:hint="eastAsia"/>
            <w:sz w:val="20"/>
            <w:szCs w:val="20"/>
          </w:rPr>
          <w:t>病院</w:t>
        </w:r>
      </w:ins>
      <w:commentRangeEnd w:id="11"/>
      <w:r w:rsidR="00A914B0" w:rsidRPr="00F40353">
        <w:rPr>
          <w:rStyle w:val="ad"/>
          <w:rFonts w:hint="eastAsia"/>
          <w:sz w:val="20"/>
          <w:szCs w:val="20"/>
          <w:rPrChange w:id="12" w:author="山口　幸之助" w:date="2026-07-22T12:52:00Z" w16du:dateUtc="2026-07-22T04:52:00Z">
            <w:rPr>
              <w:rStyle w:val="ad"/>
              <w:rFonts w:hint="eastAsia"/>
              <w:sz w:val="21"/>
              <w:szCs w:val="21"/>
            </w:rPr>
          </w:rPrChange>
        </w:rPr>
        <w:commentReference w:id="11"/>
      </w:r>
    </w:p>
    <w:p w14:paraId="1D5B3870" w14:textId="77777777" w:rsidR="0067500E" w:rsidRPr="004C6ABF" w:rsidRDefault="00000000">
      <w:pPr>
        <w:pStyle w:val="1"/>
        <w:spacing w:before="360" w:after="160"/>
        <w:rPr>
          <w:color w:val="000000" w:themeColor="text1"/>
        </w:rPr>
      </w:pPr>
      <w:r w:rsidRPr="004C6ABF">
        <w:rPr>
          <w:rFonts w:ascii="Yu Gothic" w:eastAsia="Yu Gothic" w:hAnsi="Yu Gothic" w:cs="Yu Gothic"/>
          <w:b/>
          <w:bCs/>
          <w:color w:val="000000" w:themeColor="text1"/>
          <w:sz w:val="26"/>
          <w:szCs w:val="26"/>
        </w:rPr>
        <w:t>抄録</w:t>
      </w:r>
    </w:p>
    <w:p w14:paraId="4F90EC67" w14:textId="34AE162C" w:rsidR="0067500E" w:rsidRDefault="00000000">
      <w:pPr>
        <w:spacing w:after="120" w:line="360" w:lineRule="auto"/>
      </w:pPr>
      <w:r>
        <w:t>【背景】大規模屋外音楽フェスティバルの救護所では、複数室・多数の病床/椅子が同時並行で稼働し、傷病者の重症度・在室状況をスタッフ間でリアルタイムに共有する必要がある。従来のホワイトボードや口頭伝達による情報共有では、複数救護室間の空床状況把握や引き継ぎに遅延・誤認が生じやすい。【方法】Firebase Realtime Databaseをバックエンドとするブラウザ完結型の病床管理Webアプリケーション(以下、本システム)を開発し、患者本人が携行する紙製IDタグへのバイタルサイン手書き記録と併用する運用を試みた。本システムは3救護室のベッド・室内外待機椅子の状態(空き/軽症/中等症/重症)、患者ID、症状、送迎待ちフラグ等をリアルタイムに可視化し、退室時には退室記録簿へ自動転記する。【結果】</w:t>
      </w:r>
      <w:r w:rsidR="004C6ABF" w:rsidRPr="004C6ABF">
        <w:rPr>
          <w:rFonts w:hint="eastAsia"/>
          <w:color w:val="C00000"/>
        </w:rPr>
        <w:t>後で記述</w:t>
      </w:r>
      <w:r>
        <w:rPr>
          <w:rFonts w:hint="eastAsia"/>
        </w:rPr>
        <w:t>【</w:t>
      </w:r>
      <w:r>
        <w:t>考察】本システムはスタッフ間の情報共有の即時性向上に寄与しうる一方、オフライン時のデータ消失リスク、アクセス制御・監査ログの不在、紙記録とデジタル記録の二重管理による不整合等の課題が明らかとなった。【結語】大規模イベント救護所における病床管理のデジタル化は有用性が期待されるが、通信環境に依存しない設計や個人情報保護体制の整備が今後の課題である。</w:t>
      </w:r>
    </w:p>
    <w:p w14:paraId="05CA0719" w14:textId="77777777" w:rsidR="0067500E" w:rsidRDefault="00000000">
      <w:pPr>
        <w:spacing w:before="120" w:after="300"/>
      </w:pPr>
      <w:r>
        <w:rPr>
          <w:sz w:val="20"/>
          <w:szCs w:val="20"/>
        </w:rPr>
        <w:t>キーワード：野外フェスティバル、救護所、病床管理、トリアージ、情報共有システム</w:t>
      </w:r>
    </w:p>
    <w:p w14:paraId="327EF385" w14:textId="77777777" w:rsidR="0067500E" w:rsidRPr="004C6ABF" w:rsidRDefault="00000000">
      <w:pPr>
        <w:pStyle w:val="1"/>
        <w:spacing w:before="360" w:after="160"/>
        <w:rPr>
          <w:color w:val="002060"/>
        </w:rPr>
      </w:pPr>
      <w:r w:rsidRPr="004C6ABF">
        <w:rPr>
          <w:rFonts w:ascii="Yu Gothic" w:eastAsia="Yu Gothic" w:hAnsi="Yu Gothic" w:cs="Yu Gothic"/>
          <w:b/>
          <w:bCs/>
          <w:color w:val="002060"/>
          <w:sz w:val="26"/>
          <w:szCs w:val="26"/>
        </w:rPr>
        <w:t>I．緒言</w:t>
      </w:r>
    </w:p>
    <w:p w14:paraId="4B50F9F3" w14:textId="435D7F68" w:rsidR="0067500E" w:rsidRDefault="00000000">
      <w:pPr>
        <w:spacing w:after="120" w:line="360" w:lineRule="auto"/>
        <w:ind w:firstLine="240"/>
      </w:pPr>
      <w:r>
        <w:t>近年、日本国内では数万人規模の来場者を集める屋外音楽フェスティバルが多数開催されており、熱中症、外傷、急性アルコール中毒など多様な傷病者に対応する救護所の役割が増している。こうした現場では、限られた医療従事者・救護スタッフで複数室に分散配置された病床(ベッド・椅子)の稼働状況を常時把握し、重症度に応じた優先対応や移送判断を迅速に行う必要がある。しかし従来、多くの救護所では紙</w:t>
      </w:r>
      <w:r w:rsidR="004C6ABF">
        <w:rPr>
          <w:rFonts w:hint="eastAsia"/>
        </w:rPr>
        <w:t>でのメモ書き</w:t>
      </w:r>
      <w:r>
        <w:t>や口頭申し送りによって病床状況を管理しており、複数室間</w:t>
      </w:r>
      <w:r w:rsidR="004C6ABF">
        <w:rPr>
          <w:rFonts w:hint="eastAsia"/>
        </w:rPr>
        <w:t>・スタッフ間</w:t>
      </w:r>
      <w:r>
        <w:t>の情報共有の遅延、記録の欠落、引き継ぎ時の誤認等が生じやすいという課題があった。</w:t>
      </w:r>
    </w:p>
    <w:p w14:paraId="7C91C7CD" w14:textId="7A494911" w:rsidR="0067500E" w:rsidRDefault="00000000">
      <w:pPr>
        <w:spacing w:after="120" w:line="360" w:lineRule="auto"/>
        <w:ind w:firstLine="240"/>
      </w:pPr>
      <w:r>
        <w:lastRenderedPageBreak/>
        <w:t>我々は、Firebase Realtime Databaseを利用したブラウザ完結型の病床管理Webアプリケーション(以下、本システム)を開発し、大規模屋外フェスティバルの救護所運用への導入を試みた。本報告では、本システムの構成と運用方法、紙製IDタグによるバイタル</w:t>
      </w:r>
      <w:ins w:id="13" w:author="山口　幸之助" w:date="2026-07-22T12:51:00Z" w16du:dateUtc="2026-07-22T04:51:00Z">
        <w:r w:rsidR="00F40353">
          <w:rPr>
            <w:rFonts w:hint="eastAsia"/>
          </w:rPr>
          <w:t>サイン</w:t>
        </w:r>
      </w:ins>
      <w:r>
        <w:t>記録との併用体制について述べるとともに、導入にあたり明らかとなった問題点と今後の課題について考察する。</w:t>
      </w:r>
    </w:p>
    <w:p w14:paraId="7FAAEC38" w14:textId="77777777" w:rsidR="0067500E" w:rsidRPr="004C6ABF" w:rsidRDefault="00000000">
      <w:pPr>
        <w:pStyle w:val="1"/>
        <w:spacing w:before="360" w:after="160"/>
        <w:rPr>
          <w:color w:val="002060"/>
        </w:rPr>
      </w:pPr>
      <w:r w:rsidRPr="004C6ABF">
        <w:rPr>
          <w:rFonts w:ascii="Yu Gothic" w:eastAsia="Yu Gothic" w:hAnsi="Yu Gothic" w:cs="Yu Gothic"/>
          <w:b/>
          <w:bCs/>
          <w:color w:val="002060"/>
          <w:sz w:val="26"/>
          <w:szCs w:val="26"/>
        </w:rPr>
        <w:t>II．対象と方法</w:t>
      </w:r>
    </w:p>
    <w:p w14:paraId="756724DC" w14:textId="77777777" w:rsidR="002B1FC0" w:rsidRDefault="00000000" w:rsidP="002B1FC0">
      <w:pPr>
        <w:pStyle w:val="2"/>
        <w:numPr>
          <w:ilvl w:val="0"/>
          <w:numId w:val="2"/>
        </w:numPr>
        <w:spacing w:before="240" w:after="120"/>
        <w:rPr>
          <w:rFonts w:ascii="Yu Gothic" w:eastAsia="Yu Gothic" w:hAnsi="Yu Gothic" w:cs="Yu Gothic"/>
          <w:b/>
          <w:bCs/>
          <w:color w:val="002060"/>
          <w:sz w:val="23"/>
          <w:szCs w:val="23"/>
        </w:rPr>
      </w:pPr>
      <w:r w:rsidRPr="004C6ABF">
        <w:rPr>
          <w:rFonts w:ascii="Yu Gothic" w:eastAsia="Yu Gothic" w:hAnsi="Yu Gothic" w:cs="Yu Gothic"/>
          <w:b/>
          <w:bCs/>
          <w:color w:val="002060"/>
          <w:sz w:val="23"/>
          <w:szCs w:val="23"/>
        </w:rPr>
        <w:t>対象イベント</w:t>
      </w:r>
    </w:p>
    <w:p w14:paraId="77A22858" w14:textId="1EED2606" w:rsidR="002B1FC0" w:rsidRDefault="002B1FC0" w:rsidP="00F2252E">
      <w:pPr>
        <w:spacing w:after="120" w:line="360" w:lineRule="auto"/>
        <w:ind w:firstLineChars="100" w:firstLine="210"/>
        <w:rPr>
          <w:ins w:id="14" w:author="幸之助 山口" w:date="2026-07-23T09:47:00Z" w16du:dateUtc="2026-07-23T01:47:00Z"/>
        </w:rPr>
      </w:pPr>
      <w:r>
        <w:rPr>
          <w:rFonts w:hint="eastAsia"/>
        </w:rPr>
        <w:t xml:space="preserve">MONSTER </w:t>
      </w:r>
      <w:r>
        <w:t>ba</w:t>
      </w:r>
      <w:r>
        <w:rPr>
          <w:rFonts w:hint="eastAsia"/>
        </w:rPr>
        <w:t>SH 2026</w:t>
      </w:r>
      <w:r>
        <w:br/>
      </w:r>
      <w:r>
        <w:rPr>
          <w:rFonts w:hint="eastAsia"/>
        </w:rPr>
        <w:t xml:space="preserve">　　2026年8月22日〜23日、香川県まんのう町まんのう公園</w:t>
      </w:r>
      <w:ins w:id="15" w:author="幸之助 山口" w:date="2026-07-23T06:10:00Z" w16du:dateUtc="2026-07-22T22:10:00Z">
        <w:r w:rsidR="00A914B0">
          <w:rPr>
            <w:rFonts w:hint="eastAsia"/>
          </w:rPr>
          <w:t>（</w:t>
        </w:r>
      </w:ins>
      <w:ins w:id="16" w:author="幸之助 山口" w:date="2026-07-23T06:11:00Z" w16du:dateUtc="2026-07-22T22:11:00Z">
        <w:r w:rsidR="00A914B0">
          <w:rPr>
            <w:rFonts w:hint="eastAsia"/>
          </w:rPr>
          <w:t>図１：</w:t>
        </w:r>
      </w:ins>
      <w:ins w:id="17" w:author="幸之助 山口" w:date="2026-07-23T09:29:00Z" w16du:dateUtc="2026-07-23T01:29:00Z">
        <w:r w:rsidR="001B5848">
          <w:t>DUKE</w:t>
        </w:r>
      </w:ins>
      <w:ins w:id="18" w:author="幸之助 山口" w:date="2026-07-23T06:11:00Z" w16du:dateUtc="2026-07-22T22:11:00Z">
        <w:r w:rsidR="00A914B0">
          <w:rPr>
            <w:rFonts w:hint="eastAsia"/>
          </w:rPr>
          <w:t>から使用可能なメイン会場の写真をもらおう</w:t>
        </w:r>
      </w:ins>
      <w:ins w:id="19" w:author="幸之助 山口" w:date="2026-07-23T06:10:00Z" w16du:dateUtc="2026-07-22T22:10:00Z">
        <w:r w:rsidR="00A914B0">
          <w:rPr>
            <w:rFonts w:hint="eastAsia"/>
          </w:rPr>
          <w:t>）</w:t>
        </w:r>
      </w:ins>
      <w:ins w:id="20" w:author="幸之助 山口" w:date="2026-07-23T09:29:00Z" w16du:dateUtc="2026-07-23T01:29:00Z">
        <w:r w:rsidR="001B5848">
          <w:rPr>
            <w:rFonts w:hint="eastAsia"/>
          </w:rPr>
          <w:t>、もしくは</w:t>
        </w:r>
        <w:r w:rsidR="001B5848">
          <w:t>DUKE</w:t>
        </w:r>
        <w:r w:rsidR="001B5848">
          <w:rPr>
            <w:rFonts w:hint="eastAsia"/>
          </w:rPr>
          <w:t>の許可が降りなければ名称は</w:t>
        </w:r>
      </w:ins>
      <w:ins w:id="21" w:author="幸之助 山口" w:date="2026-07-23T09:30:00Z" w16du:dateUtc="2026-07-23T01:30:00Z">
        <w:r w:rsidR="001B5848">
          <w:rPr>
            <w:rFonts w:hint="eastAsia"/>
          </w:rPr>
          <w:t>入れずに8月開催と規模だけ記入</w:t>
        </w:r>
      </w:ins>
      <w:r>
        <w:rPr>
          <w:rFonts w:hint="eastAsia"/>
        </w:rPr>
        <w:br/>
        <w:t xml:space="preserve">　　来場者数：延べ5万人程度、救護室：</w:t>
      </w:r>
      <w:del w:id="22" w:author="幸之助 山口" w:date="2026-07-23T09:39:00Z" w16du:dateUtc="2026-07-23T01:39:00Z">
        <w:r w:rsidDel="00155BD5">
          <w:rPr>
            <w:rFonts w:hint="eastAsia"/>
          </w:rPr>
          <w:delText>3</w:delText>
        </w:r>
      </w:del>
      <w:ins w:id="23" w:author="幸之助 山口" w:date="2026-07-23T09:39:00Z" w16du:dateUtc="2026-07-23T01:39:00Z">
        <w:r w:rsidR="00155BD5">
          <w:t>4</w:t>
        </w:r>
      </w:ins>
      <w:ins w:id="24" w:author="幸之助 山口" w:date="2026-07-23T09:37:00Z" w16du:dateUtc="2026-07-23T01:37:00Z">
        <w:r w:rsidR="00155BD5">
          <w:rPr>
            <w:rFonts w:hint="eastAsia"/>
          </w:rPr>
          <w:t>か</w:t>
        </w:r>
      </w:ins>
      <w:del w:id="25" w:author="幸之助 山口" w:date="2026-07-23T09:37:00Z" w16du:dateUtc="2026-07-23T01:37:00Z">
        <w:r w:rsidDel="00155BD5">
          <w:rPr>
            <w:rFonts w:hint="eastAsia"/>
          </w:rPr>
          <w:delText>カ</w:delText>
        </w:r>
      </w:del>
      <w:r>
        <w:rPr>
          <w:rFonts w:hint="eastAsia"/>
        </w:rPr>
        <w:t>所、想定傷病：熱中症・外傷が主</w:t>
      </w:r>
      <w:r>
        <w:br/>
      </w:r>
      <w:r>
        <w:rPr>
          <w:rFonts w:hint="eastAsia"/>
        </w:rPr>
        <w:t xml:space="preserve">　　</w:t>
      </w:r>
      <w:ins w:id="26" w:author="幸之助 山口" w:date="2026-07-23T09:49:00Z" w16du:dateUtc="2026-07-23T01:49:00Z">
        <w:r w:rsidR="00F2252E">
          <w:rPr>
            <w:rFonts w:hint="eastAsia"/>
          </w:rPr>
          <w:t>救護室</w:t>
        </w:r>
      </w:ins>
      <w:r>
        <w:rPr>
          <w:rFonts w:hint="eastAsia"/>
        </w:rPr>
        <w:t>スタッフ</w:t>
      </w:r>
      <w:del w:id="27" w:author="幸之助 山口" w:date="2026-07-23T09:49:00Z" w16du:dateUtc="2026-07-23T01:49:00Z">
        <w:r w:rsidDel="00F2252E">
          <w:rPr>
            <w:rFonts w:hint="eastAsia"/>
          </w:rPr>
          <w:delText>人数</w:delText>
        </w:r>
      </w:del>
      <w:ins w:id="28" w:author="幸之助 山口" w:date="2026-07-23T09:49:00Z" w16du:dateUtc="2026-07-23T01:49:00Z">
        <w:r w:rsidR="00F2252E">
          <w:rPr>
            <w:rFonts w:hint="eastAsia"/>
          </w:rPr>
          <w:t>：</w:t>
        </w:r>
      </w:ins>
      <w:del w:id="29" w:author="幸之助 山口" w:date="2026-07-23T09:49:00Z" w16du:dateUtc="2026-07-23T01:49:00Z">
        <w:r w:rsidDel="00F2252E">
          <w:rPr>
            <w:rFonts w:hint="eastAsia"/>
          </w:rPr>
          <w:delText>・</w:delText>
        </w:r>
      </w:del>
      <w:r>
        <w:rPr>
          <w:rFonts w:hint="eastAsia"/>
        </w:rPr>
        <w:t>医師</w:t>
      </w:r>
      <w:ins w:id="30" w:author="幸之助 山口" w:date="2026-07-23T09:51:00Z" w16du:dateUtc="2026-07-23T01:51:00Z">
        <w:r w:rsidR="00F2252E">
          <w:t>23</w:t>
        </w:r>
        <w:r w:rsidR="00F2252E">
          <w:rPr>
            <w:rFonts w:hint="eastAsia"/>
          </w:rPr>
          <w:t>名（</w:t>
        </w:r>
      </w:ins>
      <w:r>
        <w:rPr>
          <w:rFonts w:hint="eastAsia"/>
        </w:rPr>
        <w:t>延べ</w:t>
      </w:r>
      <w:del w:id="31" w:author="幸之助 山口" w:date="2026-07-23T09:51:00Z" w16du:dateUtc="2026-07-23T01:51:00Z">
        <w:r w:rsidDel="00F2252E">
          <w:rPr>
            <w:rFonts w:hint="eastAsia"/>
          </w:rPr>
          <w:delText>20</w:delText>
        </w:r>
      </w:del>
      <w:ins w:id="32" w:author="幸之助 山口" w:date="2026-07-23T09:51:00Z" w16du:dateUtc="2026-07-23T01:51:00Z">
        <w:r w:rsidR="00F2252E">
          <w:rPr>
            <w:rFonts w:hint="eastAsia"/>
          </w:rPr>
          <w:t>？？</w:t>
        </w:r>
      </w:ins>
      <w:del w:id="33" w:author="幸之助 山口" w:date="2026-07-23T09:49:00Z" w16du:dateUtc="2026-07-23T01:49:00Z">
        <w:r w:rsidDel="00F2252E">
          <w:rPr>
            <w:rFonts w:hint="eastAsia"/>
          </w:rPr>
          <w:delText>人</w:delText>
        </w:r>
      </w:del>
      <w:ins w:id="34" w:author="幸之助 山口" w:date="2026-07-23T09:49:00Z" w16du:dateUtc="2026-07-23T01:49:00Z">
        <w:r w:rsidR="00F2252E">
          <w:rPr>
            <w:rFonts w:hint="eastAsia"/>
          </w:rPr>
          <w:t>名</w:t>
        </w:r>
      </w:ins>
      <w:ins w:id="35" w:author="幸之助 山口" w:date="2026-07-23T09:51:00Z" w16du:dateUtc="2026-07-23T01:51:00Z">
        <w:r w:rsidR="00F2252E">
          <w:rPr>
            <w:rFonts w:hint="eastAsia"/>
          </w:rPr>
          <w:t>）</w:t>
        </w:r>
      </w:ins>
      <w:r>
        <w:rPr>
          <w:rFonts w:hint="eastAsia"/>
        </w:rPr>
        <w:t>・看護師</w:t>
      </w:r>
      <w:ins w:id="36" w:author="幸之助 山口" w:date="2026-07-23T09:51:00Z" w16du:dateUtc="2026-07-23T01:51:00Z">
        <w:r w:rsidR="00F2252E">
          <w:rPr>
            <w:rFonts w:hint="eastAsia"/>
          </w:rPr>
          <w:t>？？名（</w:t>
        </w:r>
      </w:ins>
      <w:r>
        <w:rPr>
          <w:rFonts w:hint="eastAsia"/>
        </w:rPr>
        <w:t>延べ20</w:t>
      </w:r>
      <w:del w:id="37" w:author="幸之助 山口" w:date="2026-07-23T09:52:00Z" w16du:dateUtc="2026-07-23T01:52:00Z">
        <w:r w:rsidDel="00F2252E">
          <w:rPr>
            <w:rFonts w:hint="eastAsia"/>
          </w:rPr>
          <w:delText>人</w:delText>
        </w:r>
      </w:del>
      <w:ins w:id="38" w:author="幸之助 山口" w:date="2026-07-23T09:52:00Z" w16du:dateUtc="2026-07-23T01:52:00Z">
        <w:r w:rsidR="00F2252E">
          <w:rPr>
            <w:rFonts w:hint="eastAsia"/>
          </w:rPr>
          <w:t>名</w:t>
        </w:r>
      </w:ins>
      <w:ins w:id="39" w:author="幸之助 山口" w:date="2026-07-23T09:51:00Z" w16du:dateUtc="2026-07-23T01:51:00Z">
        <w:r w:rsidR="00F2252E">
          <w:rPr>
            <w:rFonts w:hint="eastAsia"/>
          </w:rPr>
          <w:t>）</w:t>
        </w:r>
      </w:ins>
      <w:r>
        <w:rPr>
          <w:rFonts w:hint="eastAsia"/>
        </w:rPr>
        <w:t>・その他</w:t>
      </w:r>
      <w:ins w:id="40" w:author="幸之助 山口" w:date="2026-07-23T09:52:00Z" w16du:dateUtc="2026-07-23T01:52:00Z">
        <w:r w:rsidR="00F2252E">
          <w:rPr>
            <w:rFonts w:hint="eastAsia"/>
          </w:rPr>
          <w:t>非医療従事者</w:t>
        </w:r>
      </w:ins>
      <w:r>
        <w:rPr>
          <w:rFonts w:hint="eastAsia"/>
        </w:rPr>
        <w:t>延べ5</w:t>
      </w:r>
      <w:del w:id="41" w:author="幸之助 山口" w:date="2026-07-23T09:52:00Z" w16du:dateUtc="2026-07-23T01:52:00Z">
        <w:r w:rsidDel="00F2252E">
          <w:rPr>
            <w:rFonts w:hint="eastAsia"/>
          </w:rPr>
          <w:delText>人</w:delText>
        </w:r>
      </w:del>
      <w:ins w:id="42" w:author="幸之助 山口" w:date="2026-07-23T09:52:00Z" w16du:dateUtc="2026-07-23T01:52:00Z">
        <w:r w:rsidR="00F2252E">
          <w:rPr>
            <w:rFonts w:hint="eastAsia"/>
          </w:rPr>
          <w:t>名</w:t>
        </w:r>
      </w:ins>
      <w:del w:id="43" w:author="幸之助 山口" w:date="2026-07-23T09:52:00Z" w16du:dateUtc="2026-07-23T01:52:00Z">
        <w:r w:rsidDel="00F2252E">
          <w:rPr>
            <w:rFonts w:hint="eastAsia"/>
          </w:rPr>
          <w:delText>程度</w:delText>
        </w:r>
      </w:del>
      <w:ins w:id="44" w:author="幸之助 山口" w:date="2026-07-23T09:36:00Z" w16du:dateUtc="2026-07-23T01:36:00Z">
        <w:r w:rsidR="00155BD5">
          <w:rPr>
            <w:rFonts w:hint="eastAsia"/>
          </w:rPr>
          <w:t>（</w:t>
        </w:r>
      </w:ins>
      <w:ins w:id="45" w:author="幸之助 山口" w:date="2026-07-23T09:37:00Z" w16du:dateUtc="2026-07-23T01:37:00Z">
        <w:r w:rsidR="00155BD5">
          <w:rPr>
            <w:rFonts w:hint="eastAsia"/>
          </w:rPr>
          <w:t>後で正確な人数を記入</w:t>
        </w:r>
      </w:ins>
      <w:ins w:id="46" w:author="幸之助 山口" w:date="2026-07-23T09:36:00Z" w16du:dateUtc="2026-07-23T01:36:00Z">
        <w:r w:rsidR="00155BD5">
          <w:rPr>
            <w:rFonts w:hint="eastAsia"/>
          </w:rPr>
          <w:t>）</w:t>
        </w:r>
      </w:ins>
    </w:p>
    <w:p w14:paraId="1B421509" w14:textId="327F619A" w:rsidR="00F2252E" w:rsidRDefault="00F2252E" w:rsidP="002B1FC0">
      <w:pPr>
        <w:spacing w:after="120" w:line="360" w:lineRule="auto"/>
        <w:ind w:firstLineChars="100" w:firstLine="210"/>
        <w:rPr>
          <w:ins w:id="47" w:author="幸之助 山口" w:date="2026-07-23T09:13:00Z" w16du:dateUtc="2026-07-23T01:13:00Z"/>
          <w:rFonts w:hint="eastAsia"/>
        </w:rPr>
      </w:pPr>
      <w:ins w:id="48" w:author="幸之助 山口" w:date="2026-07-23T09:47:00Z" w16du:dateUtc="2026-07-23T01:47:00Z">
        <w:r>
          <w:rPr>
            <w:rFonts w:hint="eastAsia"/>
          </w:rPr>
          <w:t xml:space="preserve">　気象情報：最低気温・最高気温、天候、</w:t>
        </w:r>
      </w:ins>
      <w:ins w:id="49" w:author="幸之助 山口" w:date="2026-07-23T09:48:00Z" w16du:dateUtc="2026-07-23T01:48:00Z">
        <w:r>
          <w:rPr>
            <w:rFonts w:hint="eastAsia"/>
          </w:rPr>
          <w:t>熱中症警報など？</w:t>
        </w:r>
      </w:ins>
    </w:p>
    <w:p w14:paraId="4573622F" w14:textId="36275654" w:rsidR="003F06F0" w:rsidRDefault="001D1481" w:rsidP="001B5848">
      <w:pPr>
        <w:spacing w:after="120" w:line="360" w:lineRule="auto"/>
        <w:ind w:firstLineChars="100" w:firstLine="210"/>
        <w:rPr>
          <w:ins w:id="50" w:author="幸之助 山口" w:date="2026-07-23T09:15:00Z" w16du:dateUtc="2026-07-23T01:15:00Z"/>
          <w:rFonts w:hint="eastAsia"/>
        </w:rPr>
      </w:pPr>
      <w:ins w:id="51" w:author="幸之助 山口" w:date="2026-07-23T09:13:00Z" w16du:dateUtc="2026-07-23T01:13:00Z">
        <w:r>
          <w:rPr>
            <w:rFonts w:hint="eastAsia"/>
          </w:rPr>
          <w:t xml:space="preserve">　旧システム</w:t>
        </w:r>
      </w:ins>
      <w:ins w:id="52" w:author="幸之助 山口" w:date="2026-07-23T09:26:00Z" w16du:dateUtc="2026-07-23T01:26:00Z">
        <w:r w:rsidR="001B5848">
          <w:rPr>
            <w:rFonts w:hint="eastAsia"/>
          </w:rPr>
          <w:t>と</w:t>
        </w:r>
      </w:ins>
      <w:ins w:id="53" w:author="幸之助 山口" w:date="2026-07-23T09:27:00Z" w16du:dateUtc="2026-07-23T01:27:00Z">
        <w:r w:rsidR="001B5848">
          <w:rPr>
            <w:rFonts w:hint="eastAsia"/>
          </w:rPr>
          <w:t>救護</w:t>
        </w:r>
      </w:ins>
      <w:ins w:id="54" w:author="幸之助 山口" w:date="2026-07-23T09:26:00Z" w16du:dateUtc="2026-07-23T01:26:00Z">
        <w:r w:rsidR="001B5848">
          <w:rPr>
            <w:rFonts w:hint="eastAsia"/>
          </w:rPr>
          <w:t>の流れ</w:t>
        </w:r>
      </w:ins>
      <w:ins w:id="55" w:author="幸之助 山口" w:date="2026-07-23T09:13:00Z" w16du:dateUtc="2026-07-23T01:13:00Z">
        <w:r>
          <w:rPr>
            <w:rFonts w:hint="eastAsia"/>
          </w:rPr>
          <w:t>：</w:t>
        </w:r>
      </w:ins>
      <w:ins w:id="56" w:author="幸之助 山口" w:date="2026-07-23T09:15:00Z" w16du:dateUtc="2026-07-23T01:15:00Z">
        <w:r w:rsidR="003F06F0">
          <w:rPr>
            <w:rFonts w:hint="eastAsia"/>
          </w:rPr>
          <w:t>１救護者につき1枚の</w:t>
        </w:r>
      </w:ins>
      <w:ins w:id="57" w:author="幸之助 山口" w:date="2026-07-23T09:13:00Z" w16du:dateUtc="2026-07-23T01:13:00Z">
        <w:r w:rsidR="003F06F0">
          <w:rPr>
            <w:rFonts w:hint="eastAsia"/>
          </w:rPr>
          <w:t>紙のメモ</w:t>
        </w:r>
      </w:ins>
      <w:ins w:id="58" w:author="幸之助 山口" w:date="2026-07-23T09:15:00Z" w16du:dateUtc="2026-07-23T01:15:00Z">
        <w:r w:rsidR="003F06F0">
          <w:rPr>
            <w:rFonts w:hint="eastAsia"/>
          </w:rPr>
          <w:t>を</w:t>
        </w:r>
      </w:ins>
      <w:ins w:id="59" w:author="幸之助 山口" w:date="2026-07-23T09:18:00Z" w16du:dateUtc="2026-07-23T01:18:00Z">
        <w:r w:rsidR="003F06F0">
          <w:rPr>
            <w:rFonts w:hint="eastAsia"/>
          </w:rPr>
          <w:t>簡易</w:t>
        </w:r>
      </w:ins>
      <w:ins w:id="60" w:author="幸之助 山口" w:date="2026-07-23T09:16:00Z" w16du:dateUtc="2026-07-23T01:16:00Z">
        <w:r w:rsidR="003F06F0">
          <w:rPr>
            <w:rFonts w:hint="eastAsia"/>
          </w:rPr>
          <w:t>カルテとして使用</w:t>
        </w:r>
      </w:ins>
      <w:ins w:id="61" w:author="幸之助 山口" w:date="2026-07-23T09:13:00Z" w16du:dateUtc="2026-07-23T01:13:00Z">
        <w:r w:rsidR="003F06F0">
          <w:rPr>
            <w:rFonts w:hint="eastAsia"/>
          </w:rPr>
          <w:t>（</w:t>
        </w:r>
        <w:r w:rsidR="003F06F0">
          <w:t>図2</w:t>
        </w:r>
        <w:r w:rsidR="003F06F0">
          <w:rPr>
            <w:rFonts w:hint="eastAsia"/>
          </w:rPr>
          <w:t>）</w:t>
        </w:r>
      </w:ins>
      <w:ins w:id="62" w:author="幸之助 山口" w:date="2026-07-23T09:28:00Z" w16du:dateUtc="2026-07-23T01:28:00Z">
        <w:r w:rsidR="001B5848">
          <w:rPr>
            <w:rFonts w:hint="eastAsia"/>
          </w:rPr>
          <w:t>。</w:t>
        </w:r>
      </w:ins>
      <w:ins w:id="63" w:author="幸之助 山口" w:date="2026-07-23T09:42:00Z" w16du:dateUtc="2026-07-23T01:42:00Z">
        <w:r w:rsidR="00155BD5">
          <w:rPr>
            <w:rFonts w:hint="eastAsia"/>
          </w:rPr>
          <w:t>救護者が来室した際には、</w:t>
        </w:r>
      </w:ins>
      <w:ins w:id="64" w:author="幸之助 山口" w:date="2026-07-23T09:27:00Z" w16du:dateUtc="2026-07-23T01:27:00Z">
        <w:r w:rsidR="001B5848">
          <w:rPr>
            <w:rFonts w:hint="eastAsia"/>
          </w:rPr>
          <w:t>簡易カルテへ</w:t>
        </w:r>
      </w:ins>
      <w:ins w:id="65" w:author="幸之助 山口" w:date="2026-07-23T09:28:00Z" w16du:dateUtc="2026-07-23T01:28:00Z">
        <w:r w:rsidR="001B5848">
          <w:rPr>
            <w:rFonts w:hint="eastAsia"/>
          </w:rPr>
          <w:t>名前、年齢</w:t>
        </w:r>
      </w:ins>
      <w:ins w:id="66" w:author="幸之助 山口" w:date="2026-07-23T09:27:00Z" w16du:dateUtc="2026-07-23T01:27:00Z">
        <w:r w:rsidR="001B5848">
          <w:rPr>
            <w:rFonts w:hint="eastAsia"/>
          </w:rPr>
          <w:t>主訴、バイタルサイン、</w:t>
        </w:r>
      </w:ins>
      <w:ins w:id="67" w:author="幸之助 山口" w:date="2026-07-23T09:28:00Z" w16du:dateUtc="2026-07-23T01:28:00Z">
        <w:r w:rsidR="001B5848">
          <w:rPr>
            <w:rFonts w:hint="eastAsia"/>
          </w:rPr>
          <w:t>既往歴、</w:t>
        </w:r>
      </w:ins>
      <w:ins w:id="68" w:author="幸之助 山口" w:date="2026-07-23T09:30:00Z" w16du:dateUtc="2026-07-23T01:30:00Z">
        <w:r w:rsidR="001B5848">
          <w:rPr>
            <w:rFonts w:hint="eastAsia"/>
          </w:rPr>
          <w:t>付き添い者の</w:t>
        </w:r>
      </w:ins>
      <w:ins w:id="69" w:author="幸之助 山口" w:date="2026-07-23T09:31:00Z" w16du:dateUtc="2026-07-23T01:31:00Z">
        <w:r w:rsidR="001B5848">
          <w:rPr>
            <w:rFonts w:hint="eastAsia"/>
          </w:rPr>
          <w:t>連絡先、</w:t>
        </w:r>
        <w:r w:rsidR="001B5848">
          <w:t>……</w:t>
        </w:r>
        <w:r w:rsidR="001B5848">
          <w:rPr>
            <w:rFonts w:hint="eastAsia"/>
          </w:rPr>
          <w:t>、を記入し医師が診察</w:t>
        </w:r>
      </w:ins>
      <w:ins w:id="70" w:author="幸之助 山口" w:date="2026-07-23T09:34:00Z" w16du:dateUtc="2026-07-23T01:34:00Z">
        <w:r w:rsidR="001B5848">
          <w:rPr>
            <w:rFonts w:hint="eastAsia"/>
          </w:rPr>
          <w:t>する。</w:t>
        </w:r>
      </w:ins>
      <w:ins w:id="71" w:author="幸之助 山口" w:date="2026-07-23T09:43:00Z" w16du:dateUtc="2026-07-23T01:43:00Z">
        <w:r w:rsidR="00155BD5">
          <w:rPr>
            <w:rFonts w:hint="eastAsia"/>
          </w:rPr>
          <w:t>担架搬送例や</w:t>
        </w:r>
      </w:ins>
      <w:ins w:id="72" w:author="幸之助 山口" w:date="2026-07-23T09:42:00Z" w16du:dateUtc="2026-07-23T01:42:00Z">
        <w:r w:rsidR="00155BD5">
          <w:rPr>
            <w:rFonts w:hint="eastAsia"/>
          </w:rPr>
          <w:t>安静臥床が必要な場合は</w:t>
        </w:r>
        <w:r w:rsidR="00155BD5">
          <w:rPr>
            <w:rFonts w:hint="eastAsia"/>
          </w:rPr>
          <w:t>病床（タオル1枚を該当エリアとし運用）へ搬入し、</w:t>
        </w:r>
      </w:ins>
      <w:ins w:id="73" w:author="幸之助 山口" w:date="2026-07-23T09:31:00Z" w16du:dateUtc="2026-07-23T01:31:00Z">
        <w:r w:rsidR="001B5848">
          <w:t>30-60</w:t>
        </w:r>
        <w:r w:rsidR="001B5848">
          <w:rPr>
            <w:rFonts w:hint="eastAsia"/>
          </w:rPr>
          <w:t>分程度の安静</w:t>
        </w:r>
      </w:ins>
      <w:ins w:id="74" w:author="幸之助 山口" w:date="2026-07-23T09:32:00Z" w16du:dateUtc="2026-07-23T01:32:00Z">
        <w:r w:rsidR="001B5848">
          <w:rPr>
            <w:rFonts w:hint="eastAsia"/>
          </w:rPr>
          <w:t>・経口補水液の飲用・</w:t>
        </w:r>
      </w:ins>
      <w:ins w:id="75" w:author="幸之助 山口" w:date="2026-07-23T09:33:00Z" w16du:dateUtc="2026-07-23T01:33:00Z">
        <w:r w:rsidR="001B5848">
          <w:rPr>
            <w:rFonts w:hint="eastAsia"/>
          </w:rPr>
          <w:t>準備された市販薬からの選定と内服の</w:t>
        </w:r>
      </w:ins>
      <w:ins w:id="76" w:author="幸之助 山口" w:date="2026-07-23T09:34:00Z" w16du:dateUtc="2026-07-23T01:34:00Z">
        <w:r w:rsidR="001B5848">
          <w:rPr>
            <w:rFonts w:hint="eastAsia"/>
          </w:rPr>
          <w:t>提案等を行う。</w:t>
        </w:r>
      </w:ins>
      <w:ins w:id="77" w:author="幸之助 山口" w:date="2026-07-23T09:40:00Z" w16du:dateUtc="2026-07-23T01:40:00Z">
        <w:r w:rsidR="00155BD5">
          <w:rPr>
            <w:rFonts w:hint="eastAsia"/>
          </w:rPr>
          <w:t>安静</w:t>
        </w:r>
      </w:ins>
      <w:ins w:id="78" w:author="幸之助 山口" w:date="2026-07-23T09:41:00Z" w16du:dateUtc="2026-07-23T01:41:00Z">
        <w:r w:rsidR="00155BD5">
          <w:rPr>
            <w:rFonts w:hint="eastAsia"/>
          </w:rPr>
          <w:t>臥床</w:t>
        </w:r>
      </w:ins>
      <w:ins w:id="79" w:author="幸之助 山口" w:date="2026-07-23T09:40:00Z" w16du:dateUtc="2026-07-23T01:40:00Z">
        <w:r w:rsidR="00155BD5">
          <w:rPr>
            <w:rFonts w:hint="eastAsia"/>
          </w:rPr>
          <w:t>が不要な場合には</w:t>
        </w:r>
      </w:ins>
      <w:ins w:id="80" w:author="幸之助 山口" w:date="2026-07-23T09:41:00Z" w16du:dateUtc="2026-07-23T01:41:00Z">
        <w:r w:rsidR="00155BD5">
          <w:t>室内/</w:t>
        </w:r>
        <w:r w:rsidR="00155BD5">
          <w:rPr>
            <w:rFonts w:hint="eastAsia"/>
          </w:rPr>
          <w:t>室外の椅子で着座安静と</w:t>
        </w:r>
      </w:ins>
      <w:ins w:id="81" w:author="幸之助 山口" w:date="2026-07-23T09:44:00Z" w16du:dateUtc="2026-07-23T01:44:00Z">
        <w:r w:rsidR="00155BD5">
          <w:rPr>
            <w:rFonts w:hint="eastAsia"/>
          </w:rPr>
          <w:t>する。</w:t>
        </w:r>
        <w:r w:rsidR="00155BD5">
          <w:rPr>
            <w:rFonts w:hint="eastAsia"/>
          </w:rPr>
          <w:t>症状改善時には一旦離席してもらった付き添い者に再来してもらい引き取りをお願いする。症状改善がない場合には、近隣の医療機関への受診の指示や救急搬送の判断を行う。</w:t>
        </w:r>
      </w:ins>
      <w:ins w:id="82" w:author="幸之助 山口" w:date="2026-07-23T09:39:00Z" w16du:dateUtc="2026-07-23T01:39:00Z">
        <w:r w:rsidR="00155BD5">
          <w:rPr>
            <w:rFonts w:hint="eastAsia"/>
          </w:rPr>
          <w:t>軽微な外傷例</w:t>
        </w:r>
      </w:ins>
      <w:ins w:id="83" w:author="幸之助 山口" w:date="2026-07-23T09:40:00Z" w16du:dateUtc="2026-07-23T01:40:00Z">
        <w:r w:rsidR="00155BD5">
          <w:rPr>
            <w:rFonts w:hint="eastAsia"/>
          </w:rPr>
          <w:t>など</w:t>
        </w:r>
      </w:ins>
      <w:ins w:id="84" w:author="幸之助 山口" w:date="2026-07-23T09:45:00Z" w16du:dateUtc="2026-07-23T01:45:00Z">
        <w:r w:rsidR="00155BD5">
          <w:rPr>
            <w:rFonts w:hint="eastAsia"/>
          </w:rPr>
          <w:t>一定期間の</w:t>
        </w:r>
      </w:ins>
      <w:ins w:id="85" w:author="幸之助 山口" w:date="2026-07-23T09:44:00Z" w16du:dateUtc="2026-07-23T01:44:00Z">
        <w:r w:rsidR="00155BD5">
          <w:rPr>
            <w:rFonts w:hint="eastAsia"/>
          </w:rPr>
          <w:t>安静</w:t>
        </w:r>
      </w:ins>
      <w:ins w:id="86" w:author="幸之助 山口" w:date="2026-07-23T09:45:00Z" w16du:dateUtc="2026-07-23T01:45:00Z">
        <w:r w:rsidR="00155BD5">
          <w:rPr>
            <w:rFonts w:hint="eastAsia"/>
          </w:rPr>
          <w:t>が不要の場合は室内</w:t>
        </w:r>
        <w:r w:rsidR="00155BD5">
          <w:t>/</w:t>
        </w:r>
        <w:r w:rsidR="00155BD5">
          <w:rPr>
            <w:rFonts w:hint="eastAsia"/>
          </w:rPr>
          <w:t>室外の椅子</w:t>
        </w:r>
      </w:ins>
      <w:ins w:id="87" w:author="幸之助 山口" w:date="2026-07-23T09:40:00Z" w16du:dateUtc="2026-07-23T01:40:00Z">
        <w:r w:rsidR="00155BD5">
          <w:rPr>
            <w:rFonts w:hint="eastAsia"/>
          </w:rPr>
          <w:t>で対応し</w:t>
        </w:r>
      </w:ins>
      <w:ins w:id="88" w:author="幸之助 山口" w:date="2026-07-23T09:41:00Z" w16du:dateUtc="2026-07-23T01:41:00Z">
        <w:r w:rsidR="00155BD5">
          <w:rPr>
            <w:rFonts w:hint="eastAsia"/>
          </w:rPr>
          <w:t>ている。</w:t>
        </w:r>
      </w:ins>
    </w:p>
    <w:p w14:paraId="7E644EB0" w14:textId="77777777" w:rsidR="003F06F0" w:rsidRPr="001B5848" w:rsidRDefault="003F06F0" w:rsidP="003F06F0">
      <w:pPr>
        <w:spacing w:after="120" w:line="360" w:lineRule="auto"/>
        <w:rPr>
          <w:rFonts w:hint="eastAsia"/>
        </w:rPr>
        <w:pPrChange w:id="89" w:author="幸之助 山口" w:date="2026-07-23T09:15:00Z" w16du:dateUtc="2026-07-23T01:15:00Z">
          <w:pPr>
            <w:spacing w:after="120" w:line="360" w:lineRule="auto"/>
            <w:ind w:firstLineChars="100" w:firstLine="210"/>
          </w:pPr>
        </w:pPrChange>
      </w:pPr>
    </w:p>
    <w:p w14:paraId="0AAF4663" w14:textId="77777777" w:rsidR="0067500E" w:rsidRPr="004C6ABF" w:rsidRDefault="00000000">
      <w:pPr>
        <w:pStyle w:val="2"/>
        <w:spacing w:before="240" w:after="120"/>
        <w:rPr>
          <w:color w:val="002060"/>
        </w:rPr>
      </w:pPr>
      <w:r w:rsidRPr="004C6ABF">
        <w:rPr>
          <w:rFonts w:ascii="Yu Gothic" w:eastAsia="Yu Gothic" w:hAnsi="Yu Gothic" w:cs="Yu Gothic"/>
          <w:b/>
          <w:bCs/>
          <w:color w:val="002060"/>
          <w:sz w:val="23"/>
          <w:szCs w:val="23"/>
        </w:rPr>
        <w:t>2．システム構成</w:t>
      </w:r>
    </w:p>
    <w:p w14:paraId="573FC127" w14:textId="36971297" w:rsidR="002B1FC0" w:rsidRDefault="00000000" w:rsidP="002B1FC0">
      <w:pPr>
        <w:spacing w:after="120" w:line="360" w:lineRule="auto"/>
        <w:ind w:firstLine="240"/>
        <w:rPr>
          <w:rFonts w:hint="eastAsia"/>
        </w:rPr>
      </w:pPr>
      <w:r>
        <w:t>本システムはサーバーサイドの構築を要さない静的Webアプリケーションであり、病</w:t>
      </w:r>
      <w:r>
        <w:lastRenderedPageBreak/>
        <w:t>床管理画面(index.html)と退室記録閲覧画面(discharged.html)の2画面から構成される。バックエンドにはGoogle Firebase Realtime Databaseを使用し、ブラウザ上のJavaScript(ES Modules)からFirebase SDKを介して直接データベースの読み書きを行う。院内システムのような専用サーバーやアプリケーションのインストールを必要とせず、スマートフォンやタブレット等の端末でURLにアクセスするのみで、複数拠点・複数端末から同一のデータをリアルタイムに閲覧・編集できる点が特徴である。</w:t>
      </w:r>
      <w:ins w:id="90" w:author="幸之助 山口" w:date="2026-07-23T06:12:00Z" w16du:dateUtc="2026-07-22T22:12:00Z">
        <w:r w:rsidR="00A914B0">
          <w:rPr>
            <w:rFonts w:hint="eastAsia"/>
          </w:rPr>
          <w:t>（図２：</w:t>
        </w:r>
      </w:ins>
      <w:ins w:id="91" w:author="幸之助 山口" w:date="2026-07-23T06:13:00Z" w16du:dateUtc="2026-07-22T22:13:00Z">
        <w:r w:rsidR="00A914B0">
          <w:rPr>
            <w:rFonts w:hint="eastAsia"/>
          </w:rPr>
          <w:t>それぞれの特徴的な図を入れよう</w:t>
        </w:r>
      </w:ins>
      <w:ins w:id="92" w:author="幸之助 山口" w:date="2026-07-23T06:12:00Z" w16du:dateUtc="2026-07-22T22:12:00Z">
        <w:r w:rsidR="00A914B0">
          <w:rPr>
            <w:rFonts w:hint="eastAsia"/>
          </w:rPr>
          <w:t>）</w:t>
        </w:r>
      </w:ins>
    </w:p>
    <w:p w14:paraId="103BEAA8" w14:textId="77777777" w:rsidR="0067500E" w:rsidRPr="004C6ABF" w:rsidRDefault="00000000">
      <w:pPr>
        <w:pStyle w:val="2"/>
        <w:spacing w:before="240" w:after="120"/>
        <w:rPr>
          <w:color w:val="002060"/>
        </w:rPr>
      </w:pPr>
      <w:r w:rsidRPr="004C6ABF">
        <w:rPr>
          <w:rFonts w:ascii="Yu Gothic" w:eastAsia="Yu Gothic" w:hAnsi="Yu Gothic" w:cs="Yu Gothic"/>
          <w:b/>
          <w:bCs/>
          <w:color w:val="002060"/>
          <w:sz w:val="23"/>
          <w:szCs w:val="23"/>
        </w:rPr>
        <w:t>3．データモデルと画面構成</w:t>
      </w:r>
    </w:p>
    <w:p w14:paraId="65A5DB2A" w14:textId="4E66D925" w:rsidR="0067500E" w:rsidRDefault="00000000">
      <w:pPr>
        <w:spacing w:after="120" w:line="360" w:lineRule="auto"/>
        <w:ind w:firstLine="240"/>
      </w:pPr>
      <w:r>
        <w:t>救護所内は</w:t>
      </w:r>
      <w:del w:id="93" w:author="幸之助 山口" w:date="2026-07-23T09:39:00Z" w16du:dateUtc="2026-07-23T01:39:00Z">
        <w:r w:rsidDel="00155BD5">
          <w:delText>3</w:delText>
        </w:r>
      </w:del>
      <w:ins w:id="94" w:author="幸之助 山口" w:date="2026-07-23T09:39:00Z" w16du:dateUtc="2026-07-23T01:39:00Z">
        <w:r w:rsidR="00155BD5">
          <w:t>4</w:t>
        </w:r>
      </w:ins>
      <w:ins w:id="95" w:author="幸之助 山口" w:date="2026-07-23T09:37:00Z" w16du:dateUtc="2026-07-23T01:37:00Z">
        <w:r w:rsidR="00155BD5">
          <w:rPr>
            <w:rFonts w:hint="eastAsia"/>
          </w:rPr>
          <w:t>か所</w:t>
        </w:r>
      </w:ins>
      <w:del w:id="96" w:author="幸之助 山口" w:date="2026-07-23T09:37:00Z" w16du:dateUtc="2026-07-23T01:37:00Z">
        <w:r w:rsidDel="00155BD5">
          <w:rPr>
            <w:rFonts w:hint="eastAsia"/>
          </w:rPr>
          <w:delText>室</w:delText>
        </w:r>
      </w:del>
      <w:r>
        <w:t>(本部、</w:t>
      </w:r>
      <w:ins w:id="97" w:author="幸之助 山口" w:date="2026-07-23T09:38:00Z" w16du:dateUtc="2026-07-23T01:38:00Z">
        <w:r w:rsidR="00155BD5">
          <w:rPr>
            <w:rFonts w:hint="eastAsia"/>
          </w:rPr>
          <w:t>メイン</w:t>
        </w:r>
      </w:ins>
      <w:del w:id="98" w:author="幸之助 山口" w:date="2026-07-23T09:38:00Z" w16du:dateUtc="2026-07-23T01:38:00Z">
        <w:r w:rsidDel="00155BD5">
          <w:delText>空海</w:delText>
        </w:r>
      </w:del>
      <w:r w:rsidR="002B1FC0">
        <w:rPr>
          <w:rFonts w:hint="eastAsia"/>
        </w:rPr>
        <w:t>ステージ</w:t>
      </w:r>
      <w:r>
        <w:t>横、</w:t>
      </w:r>
      <w:del w:id="99" w:author="幸之助 山口" w:date="2026-07-23T09:38:00Z" w16du:dateUtc="2026-07-23T01:38:00Z">
        <w:r w:rsidDel="00155BD5">
          <w:rPr>
            <w:rFonts w:hint="eastAsia"/>
          </w:rPr>
          <w:delText>茶道</w:delText>
        </w:r>
      </w:del>
      <w:ins w:id="100" w:author="幸之助 山口" w:date="2026-07-23T09:38:00Z" w16du:dateUtc="2026-07-23T01:38:00Z">
        <w:r w:rsidR="00155BD5">
          <w:rPr>
            <w:rFonts w:hint="eastAsia"/>
          </w:rPr>
          <w:t>遠隔</w:t>
        </w:r>
      </w:ins>
      <w:r w:rsidR="002B1FC0">
        <w:rPr>
          <w:rFonts w:hint="eastAsia"/>
        </w:rPr>
        <w:t>ステージ</w:t>
      </w:r>
      <w:ins w:id="101" w:author="幸之助 山口" w:date="2026-07-23T09:38:00Z" w16du:dateUtc="2026-07-23T01:38:00Z">
        <w:r w:rsidR="00155BD5">
          <w:rPr>
            <w:rFonts w:hint="eastAsia"/>
          </w:rPr>
          <w:t>１、</w:t>
        </w:r>
      </w:ins>
      <w:ins w:id="102" w:author="幸之助 山口" w:date="2026-07-23T09:39:00Z" w16du:dateUtc="2026-07-23T01:39:00Z">
        <w:r w:rsidR="00155BD5">
          <w:rPr>
            <w:rFonts w:hint="eastAsia"/>
          </w:rPr>
          <w:t>遠隔ステージ２</w:t>
        </w:r>
      </w:ins>
      <w:del w:id="103" w:author="幸之助 山口" w:date="2026-07-23T09:38:00Z" w16du:dateUtc="2026-07-23T01:38:00Z">
        <w:r w:rsidDel="00155BD5">
          <w:delText>の3室を</w:delText>
        </w:r>
        <w:r w:rsidR="002B1FC0" w:rsidDel="00155BD5">
          <w:rPr>
            <w:rFonts w:hint="eastAsia"/>
          </w:rPr>
          <w:delText>設定</w:delText>
        </w:r>
      </w:del>
      <w:r>
        <w:t>)に区分し、各室にベッド・室内待機椅子・屋外待機椅子の3種類の枠(スロット)を設定した。各スロットには患者ID、氏名、症状、トリアージ区分(空き/軽症/中等症/重症の4段階、色分け表示)、入室時刻、年齢、性別、送迎待ちフラグが紐づく。患者IDはイベント全体を通じた連番(P-001, P-002…)であり、トランザクション処理により複数端末からの同時割り当てでも重複が生じない設計とした。</w:t>
      </w:r>
      <w:ins w:id="104" w:author="幸之助 山口" w:date="2026-07-23T09:46:00Z" w16du:dateUtc="2026-07-23T01:46:00Z">
        <w:r w:rsidR="00155BD5">
          <w:rPr>
            <w:rFonts w:hint="eastAsia"/>
          </w:rPr>
          <w:t>（図　）</w:t>
        </w:r>
      </w:ins>
    </w:p>
    <w:p w14:paraId="26D5BF13" w14:textId="529A4323" w:rsidR="0067500E" w:rsidRDefault="00000000">
      <w:pPr>
        <w:spacing w:after="120" w:line="360" w:lineRule="auto"/>
        <w:ind w:firstLine="240"/>
      </w:pPr>
      <w:r>
        <w:t>スタッフはスロットをタップして患者情報を入力・編集し(新規入室時に患者IDを自動採番)、重症度に応じて色表示が即座に切り替わる。空き病床への移動(室内⇄室外</w:t>
      </w:r>
      <w:r w:rsidR="002B1FC0">
        <w:rPr>
          <w:rFonts w:hint="eastAsia"/>
        </w:rPr>
        <w:t>や</w:t>
      </w:r>
      <w:r>
        <w:rPr>
          <w:rFonts w:hint="eastAsia"/>
        </w:rPr>
        <w:t>他</w:t>
      </w:r>
      <w:r>
        <w:t>室への転室を含む)、退室(退室記録簿への自動転記)、病床/椅子数の増減(会場設営状況に応じて1〜40床の範囲で変更可能)といった操作を単一画面から行える。全ての操作はFirebaseのリアルタイム同期により、同一データベースを参照する全端末に即時反映される。</w:t>
      </w:r>
      <w:ins w:id="105" w:author="幸之助 山口" w:date="2026-07-23T09:46:00Z" w16du:dateUtc="2026-07-23T01:46:00Z">
        <w:r w:rsidR="00155BD5">
          <w:rPr>
            <w:rFonts w:hint="eastAsia"/>
          </w:rPr>
          <w:t>（図　）</w:t>
        </w:r>
      </w:ins>
    </w:p>
    <w:p w14:paraId="711011D8" w14:textId="77777777" w:rsidR="0067500E" w:rsidRPr="004C6ABF" w:rsidRDefault="00000000">
      <w:pPr>
        <w:pStyle w:val="2"/>
        <w:spacing w:before="240" w:after="120"/>
        <w:rPr>
          <w:color w:val="002060"/>
        </w:rPr>
      </w:pPr>
      <w:r w:rsidRPr="004C6ABF">
        <w:rPr>
          <w:rFonts w:ascii="Yu Gothic" w:eastAsia="Yu Gothic" w:hAnsi="Yu Gothic" w:cs="Yu Gothic"/>
          <w:b/>
          <w:bCs/>
          <w:color w:val="002060"/>
          <w:sz w:val="23"/>
          <w:szCs w:val="23"/>
        </w:rPr>
        <w:t>4．紙製IDタグとの併用運用</w:t>
      </w:r>
    </w:p>
    <w:p w14:paraId="1089726C" w14:textId="464788BB" w:rsidR="0067500E" w:rsidRDefault="00000000">
      <w:pPr>
        <w:spacing w:after="120" w:line="360" w:lineRule="auto"/>
        <w:ind w:firstLine="240"/>
        <w:rPr>
          <w:ins w:id="106" w:author="幸之助 山口" w:date="2026-07-23T09:11:00Z" w16du:dateUtc="2026-07-23T01:11:00Z"/>
        </w:rPr>
      </w:pPr>
      <w:r>
        <w:t>本システム単体では、血圧・脈拍・SpO2・体温等のバイタルサインの経時的記録機能を持たないため、患者本人に紙製のIDタグを携行させ、そこにバイタルサインの実測値を経時的に手書き記録する運用を併用した。IDタグには本システムが発行する患者ID(P-###)を記載し、システム上の患者情報とタグ上のバイタル記録</w:t>
      </w:r>
      <w:r w:rsidR="0040446F">
        <w:rPr>
          <w:rFonts w:hint="eastAsia"/>
        </w:rPr>
        <w:t>と</w:t>
      </w:r>
      <w:r>
        <w:t>を患者ID</w:t>
      </w:r>
      <w:r w:rsidR="0040446F">
        <w:rPr>
          <w:rFonts w:hint="eastAsia"/>
        </w:rPr>
        <w:t>にて</w:t>
      </w:r>
      <w:r>
        <w:t>紐づけることで、デジタル上の「在室状況・重症度の一覧性」と、紙面上の「経時的なバイタル推移の記録」を分担する二層構造の運用とした。</w:t>
      </w:r>
    </w:p>
    <w:p w14:paraId="2684D6D7" w14:textId="77777777" w:rsidR="001D1481" w:rsidRDefault="001D1481">
      <w:pPr>
        <w:spacing w:after="120" w:line="360" w:lineRule="auto"/>
        <w:ind w:firstLine="240"/>
        <w:rPr>
          <w:ins w:id="107" w:author="幸之助 山口" w:date="2026-07-23T09:11:00Z" w16du:dateUtc="2026-07-23T01:11:00Z"/>
        </w:rPr>
      </w:pPr>
    </w:p>
    <w:p w14:paraId="682C0D28" w14:textId="2D2CBBC4" w:rsidR="001D1481" w:rsidRPr="004C6ABF" w:rsidRDefault="001D1481" w:rsidP="001D1481">
      <w:pPr>
        <w:pStyle w:val="2"/>
        <w:spacing w:before="240" w:after="120"/>
        <w:rPr>
          <w:ins w:id="108" w:author="幸之助 山口" w:date="2026-07-23T09:11:00Z" w16du:dateUtc="2026-07-23T01:11:00Z"/>
          <w:color w:val="002060"/>
        </w:rPr>
      </w:pPr>
      <w:ins w:id="109" w:author="幸之助 山口" w:date="2026-07-23T09:11:00Z" w16du:dateUtc="2026-07-23T01:11:00Z">
        <w:r>
          <w:rPr>
            <w:rFonts w:ascii="Yu Gothic" w:eastAsia="Yu Gothic" w:hAnsi="Yu Gothic" w:cs="Yu Gothic"/>
            <w:b/>
            <w:bCs/>
            <w:color w:val="002060"/>
            <w:sz w:val="23"/>
            <w:szCs w:val="23"/>
          </w:rPr>
          <w:lastRenderedPageBreak/>
          <w:t>5</w:t>
        </w:r>
        <w:r w:rsidRPr="004C6ABF">
          <w:rPr>
            <w:rFonts w:ascii="Yu Gothic" w:eastAsia="Yu Gothic" w:hAnsi="Yu Gothic" w:cs="Yu Gothic"/>
            <w:b/>
            <w:bCs/>
            <w:color w:val="002060"/>
            <w:sz w:val="23"/>
            <w:szCs w:val="23"/>
          </w:rPr>
          <w:t>．</w:t>
        </w:r>
      </w:ins>
      <w:ins w:id="110" w:author="幸之助 山口" w:date="2026-07-23T09:12:00Z" w16du:dateUtc="2026-07-23T01:12:00Z">
        <w:r>
          <w:rPr>
            <w:rFonts w:ascii="Yu Gothic" w:eastAsia="Yu Gothic" w:hAnsi="Yu Gothic" w:cs="Yu Gothic" w:hint="eastAsia"/>
            <w:b/>
            <w:bCs/>
            <w:color w:val="002060"/>
            <w:sz w:val="23"/>
            <w:szCs w:val="23"/>
          </w:rPr>
          <w:t>評価項目</w:t>
        </w:r>
      </w:ins>
    </w:p>
    <w:p w14:paraId="15CC07EF" w14:textId="04B9ABC0" w:rsidR="001D1481" w:rsidRDefault="00F2252E">
      <w:pPr>
        <w:spacing w:after="120" w:line="360" w:lineRule="auto"/>
        <w:ind w:firstLine="240"/>
        <w:rPr>
          <w:ins w:id="111" w:author="幸之助 山口" w:date="2026-07-23T09:54:00Z" w16du:dateUtc="2026-07-23T01:54:00Z"/>
        </w:rPr>
      </w:pPr>
      <w:ins w:id="112" w:author="幸之助 山口" w:date="2026-07-23T09:48:00Z" w16du:dateUtc="2026-07-23T01:48:00Z">
        <w:r>
          <w:rPr>
            <w:rFonts w:hint="eastAsia"/>
          </w:rPr>
          <w:t>旧</w:t>
        </w:r>
      </w:ins>
      <w:ins w:id="113" w:author="幸之助 山口" w:date="2026-07-23T09:49:00Z" w16du:dateUtc="2026-07-23T01:49:00Z">
        <w:r>
          <w:rPr>
            <w:rFonts w:hint="eastAsia"/>
          </w:rPr>
          <w:t>システム利用経験のある</w:t>
        </w:r>
      </w:ins>
      <w:ins w:id="114" w:author="幸之助 山口" w:date="2026-07-23T09:53:00Z" w16du:dateUtc="2026-07-23T01:53:00Z">
        <w:r>
          <w:rPr>
            <w:rFonts w:hint="eastAsia"/>
          </w:rPr>
          <w:t>医師にアンケートを実施し、本システムとの</w:t>
        </w:r>
      </w:ins>
      <w:ins w:id="115" w:author="幸之助 山口" w:date="2026-07-23T09:54:00Z" w16du:dateUtc="2026-07-23T01:54:00Z">
        <w:r>
          <w:rPr>
            <w:rFonts w:hint="eastAsia"/>
          </w:rPr>
          <w:t>比較を行った。</w:t>
        </w:r>
      </w:ins>
      <w:ins w:id="116" w:author="幸之助 山口" w:date="2026-07-23T10:09:00Z" w16du:dateUtc="2026-07-23T02:09:00Z">
        <w:r w:rsidR="0044400B">
          <w:rPr>
            <w:rFonts w:hint="eastAsia"/>
          </w:rPr>
          <w:t>（アンケートも何かアプリ使ったならそこも記載）</w:t>
        </w:r>
      </w:ins>
    </w:p>
    <w:p w14:paraId="2694B8A9" w14:textId="77777777" w:rsidR="0044400B" w:rsidRDefault="00F2252E">
      <w:pPr>
        <w:spacing w:after="120" w:line="360" w:lineRule="auto"/>
        <w:ind w:firstLine="240"/>
        <w:rPr>
          <w:ins w:id="117" w:author="幸之助 山口" w:date="2026-07-23T10:09:00Z" w16du:dateUtc="2026-07-23T02:09:00Z"/>
        </w:rPr>
      </w:pPr>
      <w:ins w:id="118" w:author="幸之助 山口" w:date="2026-07-23T09:54:00Z" w16du:dateUtc="2026-07-23T01:54:00Z">
        <w:r>
          <w:rPr>
            <w:rFonts w:hint="eastAsia"/>
          </w:rPr>
          <w:t>評価項目は</w:t>
        </w:r>
      </w:ins>
      <w:ins w:id="119" w:author="幸之助 山口" w:date="2026-07-23T10:09:00Z" w16du:dateUtc="2026-07-23T02:09:00Z">
        <w:r w:rsidR="0044400B">
          <w:rPr>
            <w:rFonts w:hint="eastAsia"/>
          </w:rPr>
          <w:t>？、？、？、</w:t>
        </w:r>
      </w:ins>
      <w:ins w:id="120" w:author="幸之助 山口" w:date="2026-07-23T09:54:00Z" w16du:dateUtc="2026-07-23T01:54:00Z">
        <w:r>
          <w:rPr>
            <w:rFonts w:hint="eastAsia"/>
          </w:rPr>
          <w:t>…</w:t>
        </w:r>
        <w:r>
          <w:t>.</w:t>
        </w:r>
      </w:ins>
    </w:p>
    <w:p w14:paraId="394CD1E1" w14:textId="4EF84C52" w:rsidR="00F2252E" w:rsidRDefault="00F2252E">
      <w:pPr>
        <w:spacing w:after="120" w:line="360" w:lineRule="auto"/>
        <w:ind w:firstLine="240"/>
        <w:rPr>
          <w:ins w:id="121" w:author="幸之助 山口" w:date="2026-07-23T09:54:00Z" w16du:dateUtc="2026-07-23T01:54:00Z"/>
        </w:rPr>
      </w:pPr>
      <w:ins w:id="122" w:author="幸之助 山口" w:date="2026-07-23T09:54:00Z" w16du:dateUtc="2026-07-23T01:54:00Z">
        <w:r>
          <w:t>(</w:t>
        </w:r>
        <w:r>
          <w:rPr>
            <w:rFonts w:hint="eastAsia"/>
          </w:rPr>
          <w:t>アンケート用紙を作成して</w:t>
        </w:r>
      </w:ins>
      <w:ins w:id="123" w:author="幸之助 山口" w:date="2026-07-23T09:55:00Z" w16du:dateUtc="2026-07-23T01:55:00Z">
        <w:r>
          <w:rPr>
            <w:rFonts w:hint="eastAsia"/>
          </w:rPr>
          <w:t>図を入れよう</w:t>
        </w:r>
      </w:ins>
      <w:ins w:id="124" w:author="幸之助 山口" w:date="2026-07-23T09:59:00Z" w16du:dateUtc="2026-07-23T01:59:00Z">
        <w:r w:rsidR="00757381">
          <w:rPr>
            <w:rFonts w:hint="eastAsia"/>
          </w:rPr>
          <w:t>。新旧で何をよくしたいと思って本システムを作成したかという観点で</w:t>
        </w:r>
      </w:ins>
      <w:ins w:id="125" w:author="幸之助 山口" w:date="2026-07-23T10:00:00Z" w16du:dateUtc="2026-07-23T02:00:00Z">
        <w:r w:rsidR="00757381">
          <w:rPr>
            <w:rFonts w:hint="eastAsia"/>
          </w:rPr>
          <w:t>みんなの評価を知りたい項目を作ろう。この結果から</w:t>
        </w:r>
        <w:r w:rsidR="00757381">
          <w:rPr>
            <w:rFonts w:hint="eastAsia"/>
          </w:rPr>
          <w:t>自分が考察したい内容に合わせて</w:t>
        </w:r>
        <w:r w:rsidR="00757381">
          <w:rPr>
            <w:rFonts w:hint="eastAsia"/>
          </w:rPr>
          <w:t>いくと良い</w:t>
        </w:r>
      </w:ins>
      <w:ins w:id="126" w:author="幸之助 山口" w:date="2026-07-23T09:54:00Z" w16du:dateUtc="2026-07-23T01:54:00Z">
        <w:r>
          <w:t>)</w:t>
        </w:r>
      </w:ins>
    </w:p>
    <w:p w14:paraId="338E5A60" w14:textId="77777777" w:rsidR="00F2252E" w:rsidRPr="00F2252E" w:rsidRDefault="00F2252E">
      <w:pPr>
        <w:spacing w:after="120" w:line="360" w:lineRule="auto"/>
        <w:ind w:firstLine="240"/>
      </w:pPr>
    </w:p>
    <w:p w14:paraId="03F762BE" w14:textId="77777777" w:rsidR="0067500E" w:rsidRPr="004C6ABF" w:rsidRDefault="00000000">
      <w:pPr>
        <w:pStyle w:val="1"/>
        <w:spacing w:before="360" w:after="160"/>
        <w:rPr>
          <w:color w:val="002060"/>
        </w:rPr>
      </w:pPr>
      <w:r w:rsidRPr="004C6ABF">
        <w:rPr>
          <w:rFonts w:ascii="Yu Gothic" w:eastAsia="Yu Gothic" w:hAnsi="Yu Gothic" w:cs="Yu Gothic"/>
          <w:b/>
          <w:bCs/>
          <w:color w:val="002060"/>
          <w:sz w:val="26"/>
          <w:szCs w:val="26"/>
        </w:rPr>
        <w:t>III．結果</w:t>
      </w:r>
    </w:p>
    <w:p w14:paraId="0A5935E9" w14:textId="17B72F70" w:rsidR="00757381" w:rsidRDefault="00757381" w:rsidP="00F2252E">
      <w:pPr>
        <w:shd w:val="clear" w:color="auto" w:fill="F2F2F2"/>
        <w:spacing w:after="200" w:line="360" w:lineRule="auto"/>
        <w:rPr>
          <w:ins w:id="127" w:author="幸之助 山口" w:date="2026-07-23T09:57:00Z" w16du:dateUtc="2026-07-23T01:57:00Z"/>
        </w:rPr>
      </w:pPr>
      <w:ins w:id="128" w:author="幸之助 山口" w:date="2026-07-23T09:56:00Z" w16du:dateUtc="2026-07-23T01:56:00Z">
        <w:r>
          <w:rPr>
            <w:rFonts w:hint="eastAsia"/>
          </w:rPr>
          <w:t>該当医師数は？？</w:t>
        </w:r>
      </w:ins>
      <w:ins w:id="129" w:author="幸之助 山口" w:date="2026-07-23T09:57:00Z" w16du:dateUtc="2026-07-23T01:57:00Z">
        <w:r>
          <w:t>名（1</w:t>
        </w:r>
        <w:r>
          <w:rPr>
            <w:rFonts w:hint="eastAsia"/>
          </w:rPr>
          <w:t>日目？名・</w:t>
        </w:r>
        <w:r>
          <w:t>/</w:t>
        </w:r>
        <w:r>
          <w:rPr>
            <w:rFonts w:hint="eastAsia"/>
          </w:rPr>
          <w:t>2日目？名</w:t>
        </w:r>
        <w:r>
          <w:rPr>
            <w:rFonts w:hint="eastAsia"/>
          </w:rPr>
          <w:t>）</w:t>
        </w:r>
        <w:r>
          <w:rPr>
            <w:rFonts w:hint="eastAsia"/>
          </w:rPr>
          <w:t>、</w:t>
        </w:r>
      </w:ins>
      <w:ins w:id="130" w:author="幸之助 山口" w:date="2026-07-23T09:58:00Z" w16du:dateUtc="2026-07-23T01:58:00Z">
        <w:r>
          <w:rPr>
            <w:rFonts w:hint="eastAsia"/>
          </w:rPr>
          <w:t>アンケート回答率は？？％（？？名中？？名）</w:t>
        </w:r>
      </w:ins>
      <w:del w:id="131" w:author="幸之助 山口" w:date="2026-07-23T09:56:00Z" w16du:dateUtc="2026-07-23T01:56:00Z">
        <w:r w:rsidR="0040446F" w:rsidDel="00F2252E">
          <w:rPr>
            <w:rFonts w:hint="eastAsia"/>
          </w:rPr>
          <w:delText>後で記入</w:delText>
        </w:r>
      </w:del>
    </w:p>
    <w:p w14:paraId="4493CDC4" w14:textId="0333D170" w:rsidR="0067500E" w:rsidRDefault="00757381" w:rsidP="00F2252E">
      <w:pPr>
        <w:shd w:val="clear" w:color="auto" w:fill="F2F2F2"/>
        <w:spacing w:after="200" w:line="360" w:lineRule="auto"/>
        <w:pPrChange w:id="132" w:author="幸之助 山口" w:date="2026-07-23T09:56:00Z" w16du:dateUtc="2026-07-23T01:56:00Z">
          <w:pPr>
            <w:shd w:val="clear" w:color="auto" w:fill="F2F2F2"/>
            <w:spacing w:after="200" w:line="360" w:lineRule="auto"/>
            <w:ind w:firstLine="240"/>
          </w:pPr>
        </w:pPrChange>
      </w:pPr>
      <w:ins w:id="133" w:author="幸之助 山口" w:date="2026-07-23T09:58:00Z" w16du:dateUtc="2026-07-23T01:58:00Z">
        <w:r>
          <w:rPr>
            <w:rFonts w:hint="eastAsia"/>
          </w:rPr>
          <w:t>（</w:t>
        </w:r>
      </w:ins>
      <w:ins w:id="134" w:author="幸之助 山口" w:date="2026-07-23T09:55:00Z" w16du:dateUtc="2026-07-23T01:55:00Z">
        <w:r w:rsidR="00F2252E">
          <w:rPr>
            <w:rFonts w:hint="eastAsia"/>
          </w:rPr>
          <w:t>評価項目</w:t>
        </w:r>
      </w:ins>
      <w:ins w:id="135" w:author="幸之助 山口" w:date="2026-07-23T09:56:00Z" w16du:dateUtc="2026-07-23T01:56:00Z">
        <w:r w:rsidR="00F2252E">
          <w:rPr>
            <w:rFonts w:hint="eastAsia"/>
          </w:rPr>
          <w:t>の順に結果を載せ</w:t>
        </w:r>
      </w:ins>
      <w:ins w:id="136" w:author="幸之助 山口" w:date="2026-07-23T09:58:00Z" w16du:dateUtc="2026-07-23T01:58:00Z">
        <w:r>
          <w:rPr>
            <w:rFonts w:hint="eastAsia"/>
          </w:rPr>
          <w:t>ていく</w:t>
        </w:r>
      </w:ins>
      <w:ins w:id="137" w:author="幸之助 山口" w:date="2026-07-23T10:02:00Z" w16du:dateUtc="2026-07-23T02:02:00Z">
        <w:r>
          <w:rPr>
            <w:rFonts w:hint="eastAsia"/>
          </w:rPr>
          <w:t>、あくまで数値などであり、</w:t>
        </w:r>
      </w:ins>
      <w:ins w:id="138" w:author="幸之助 山口" w:date="2026-07-23T10:03:00Z" w16du:dateUtc="2026-07-23T02:03:00Z">
        <w:r>
          <w:rPr>
            <w:rFonts w:hint="eastAsia"/>
          </w:rPr>
          <w:t>高評価が多かったなどは客観的に書いても良いが、主観的な</w:t>
        </w:r>
      </w:ins>
      <w:ins w:id="139" w:author="幸之助 山口" w:date="2026-07-23T10:02:00Z" w16du:dateUtc="2026-07-23T02:02:00Z">
        <w:r>
          <w:rPr>
            <w:rFonts w:hint="eastAsia"/>
          </w:rPr>
          <w:t>良い悪いは</w:t>
        </w:r>
      </w:ins>
      <w:ins w:id="140" w:author="幸之助 山口" w:date="2026-07-23T10:03:00Z" w16du:dateUtc="2026-07-23T02:03:00Z">
        <w:r>
          <w:rPr>
            <w:rFonts w:hint="eastAsia"/>
          </w:rPr>
          <w:t>書かない</w:t>
        </w:r>
      </w:ins>
      <w:ins w:id="141" w:author="幸之助 山口" w:date="2026-07-23T09:55:00Z" w16du:dateUtc="2026-07-23T01:55:00Z">
        <w:r w:rsidR="00F2252E">
          <w:rPr>
            <w:rFonts w:hint="eastAsia"/>
          </w:rPr>
          <w:t>）</w:t>
        </w:r>
      </w:ins>
    </w:p>
    <w:p w14:paraId="7549C1A0" w14:textId="13E7BD38" w:rsidR="0067500E" w:rsidRDefault="00000000">
      <w:pPr>
        <w:pStyle w:val="1"/>
        <w:spacing w:before="360" w:after="160"/>
        <w:rPr>
          <w:ins w:id="142" w:author="幸之助 山口" w:date="2026-07-23T10:01:00Z" w16du:dateUtc="2026-07-23T02:01:00Z"/>
          <w:rFonts w:ascii="Yu Gothic" w:eastAsia="Yu Gothic" w:hAnsi="Yu Gothic" w:cs="Yu Gothic"/>
          <w:b/>
          <w:bCs/>
          <w:color w:val="002060"/>
          <w:sz w:val="26"/>
          <w:szCs w:val="26"/>
        </w:rPr>
      </w:pPr>
      <w:r w:rsidRPr="004C6ABF">
        <w:rPr>
          <w:rFonts w:ascii="Yu Gothic" w:eastAsia="Yu Gothic" w:hAnsi="Yu Gothic" w:cs="Yu Gothic"/>
          <w:b/>
          <w:bCs/>
          <w:color w:val="002060"/>
          <w:sz w:val="26"/>
          <w:szCs w:val="26"/>
        </w:rPr>
        <w:t>IV．考察</w:t>
      </w:r>
      <w:ins w:id="143" w:author="幸之助 山口" w:date="2026-07-23T10:00:00Z" w16du:dateUtc="2026-07-23T02:00:00Z">
        <w:r w:rsidR="00757381">
          <w:rPr>
            <w:rFonts w:ascii="Yu Gothic" w:eastAsia="Yu Gothic" w:hAnsi="Yu Gothic" w:cs="Yu Gothic" w:hint="eastAsia"/>
            <w:b/>
            <w:bCs/>
            <w:color w:val="002060"/>
            <w:sz w:val="26"/>
            <w:szCs w:val="26"/>
          </w:rPr>
          <w:t xml:space="preserve">　</w:t>
        </w:r>
      </w:ins>
    </w:p>
    <w:p w14:paraId="3B82192F" w14:textId="24C2967F" w:rsidR="00757381" w:rsidRDefault="00757381" w:rsidP="00757381">
      <w:pPr>
        <w:rPr>
          <w:ins w:id="144" w:author="幸之助 山口" w:date="2026-07-23T10:02:00Z" w16du:dateUtc="2026-07-23T02:02:00Z"/>
        </w:rPr>
      </w:pPr>
      <w:ins w:id="145" w:author="幸之助 山口" w:date="2026-07-23T10:01:00Z" w16du:dateUtc="2026-07-23T02:01:00Z">
        <w:r>
          <w:rPr>
            <w:rFonts w:hint="eastAsia"/>
          </w:rPr>
          <w:t>流れとしては、</w:t>
        </w:r>
      </w:ins>
      <w:ins w:id="146" w:author="幸之助 山口" w:date="2026-07-23T10:02:00Z" w16du:dateUtc="2026-07-23T02:02:00Z">
        <w:r>
          <w:rPr>
            <w:rFonts w:hint="eastAsia"/>
          </w:rPr>
          <w:t>まずは結果のまとめ</w:t>
        </w:r>
      </w:ins>
      <w:ins w:id="147" w:author="幸之助 山口" w:date="2026-07-23T10:05:00Z" w16du:dateUtc="2026-07-23T02:05:00Z">
        <w:r>
          <w:rPr>
            <w:rFonts w:hint="eastAsia"/>
          </w:rPr>
          <w:t>（これとこれの項目が高評価で、これとこれの項目が低評価</w:t>
        </w:r>
      </w:ins>
      <w:ins w:id="148" w:author="幸之助 山口" w:date="2026-07-23T10:06:00Z" w16du:dateUtc="2026-07-23T02:06:00Z">
        <w:r>
          <w:rPr>
            <w:rFonts w:hint="eastAsia"/>
          </w:rPr>
          <w:t>など全体の概略を述べる</w:t>
        </w:r>
      </w:ins>
      <w:ins w:id="149" w:author="幸之助 山口" w:date="2026-07-23T10:05:00Z" w16du:dateUtc="2026-07-23T02:05:00Z">
        <w:r>
          <w:rPr>
            <w:rFonts w:hint="eastAsia"/>
          </w:rPr>
          <w:t>）</w:t>
        </w:r>
      </w:ins>
      <w:ins w:id="150" w:author="幸之助 山口" w:date="2026-07-23T10:06:00Z" w16du:dateUtc="2026-07-23T02:06:00Z">
        <w:r>
          <w:rPr>
            <w:rFonts w:hint="eastAsia"/>
          </w:rPr>
          <w:t>→</w:t>
        </w:r>
      </w:ins>
      <w:ins w:id="151" w:author="幸之助 山口" w:date="2026-07-23T10:04:00Z" w16du:dateUtc="2026-07-23T02:04:00Z">
        <w:r>
          <w:rPr>
            <w:rFonts w:hint="eastAsia"/>
          </w:rPr>
          <w:t>主観的な評価（</w:t>
        </w:r>
      </w:ins>
      <w:ins w:id="152" w:author="幸之助 山口" w:date="2026-07-23T10:02:00Z" w16du:dateUtc="2026-07-23T02:02:00Z">
        <w:r>
          <w:rPr>
            <w:rFonts w:hint="eastAsia"/>
          </w:rPr>
          <w:t>何が評価され、何がうまくいかなかったか</w:t>
        </w:r>
      </w:ins>
      <w:ins w:id="153" w:author="幸之助 山口" w:date="2026-07-23T10:04:00Z" w16du:dateUtc="2026-07-23T02:04:00Z">
        <w:r>
          <w:rPr>
            <w:rFonts w:hint="eastAsia"/>
          </w:rPr>
          <w:t>）</w:t>
        </w:r>
      </w:ins>
    </w:p>
    <w:p w14:paraId="09EE7C3B" w14:textId="77777777" w:rsidR="00757381" w:rsidRDefault="00757381" w:rsidP="00757381">
      <w:pPr>
        <w:rPr>
          <w:ins w:id="154" w:author="幸之助 山口" w:date="2026-07-23T10:06:00Z" w16du:dateUtc="2026-07-23T02:06:00Z"/>
        </w:rPr>
      </w:pPr>
      <w:ins w:id="155" w:author="幸之助 山口" w:date="2026-07-23T10:04:00Z" w16du:dateUtc="2026-07-23T02:04:00Z">
        <w:r>
          <w:rPr>
            <w:rFonts w:hint="eastAsia"/>
          </w:rPr>
          <w:t>そ</w:t>
        </w:r>
      </w:ins>
      <w:ins w:id="156" w:author="幸之助 山口" w:date="2026-07-23T10:06:00Z" w16du:dateUtc="2026-07-23T02:06:00Z">
        <w:r>
          <w:rPr>
            <w:rFonts w:hint="eastAsia"/>
          </w:rPr>
          <w:t>の結果のまとめを受けて</w:t>
        </w:r>
      </w:ins>
      <w:ins w:id="157" w:author="幸之助 山口" w:date="2026-07-23T10:05:00Z" w16du:dateUtc="2026-07-23T02:05:00Z">
        <w:r>
          <w:rPr>
            <w:rFonts w:hint="eastAsia"/>
          </w:rPr>
          <w:t>、</w:t>
        </w:r>
      </w:ins>
      <w:ins w:id="158" w:author="幸之助 山口" w:date="2026-07-23T10:04:00Z" w16du:dateUtc="2026-07-23T02:04:00Z">
        <w:r>
          <w:rPr>
            <w:rFonts w:hint="eastAsia"/>
          </w:rPr>
          <w:t>それぞれの利点、欠点、問題点と話を広げて</w:t>
        </w:r>
      </w:ins>
      <w:ins w:id="159" w:author="幸之助 山口" w:date="2026-07-23T10:06:00Z" w16du:dateUtc="2026-07-23T02:06:00Z">
        <w:r>
          <w:rPr>
            <w:rFonts w:hint="eastAsia"/>
          </w:rPr>
          <w:t>考察して</w:t>
        </w:r>
      </w:ins>
      <w:ins w:id="160" w:author="幸之助 山口" w:date="2026-07-23T10:04:00Z" w16du:dateUtc="2026-07-23T02:04:00Z">
        <w:r>
          <w:rPr>
            <w:rFonts w:hint="eastAsia"/>
          </w:rPr>
          <w:t>いく。</w:t>
        </w:r>
      </w:ins>
    </w:p>
    <w:p w14:paraId="65E55071" w14:textId="77777777" w:rsidR="0044400B" w:rsidRDefault="0044400B" w:rsidP="00757381">
      <w:pPr>
        <w:rPr>
          <w:ins w:id="161" w:author="幸之助 山口" w:date="2026-07-23T10:06:00Z" w16du:dateUtc="2026-07-23T02:06:00Z"/>
        </w:rPr>
      </w:pPr>
    </w:p>
    <w:p w14:paraId="1A837847" w14:textId="77777777" w:rsidR="0044400B" w:rsidRDefault="00757381" w:rsidP="00757381">
      <w:pPr>
        <w:rPr>
          <w:ins w:id="162" w:author="幸之助 山口" w:date="2026-07-23T10:08:00Z" w16du:dateUtc="2026-07-23T02:08:00Z"/>
        </w:rPr>
      </w:pPr>
      <w:ins w:id="163" w:author="幸之助 山口" w:date="2026-07-23T10:04:00Z" w16du:dateUtc="2026-07-23T02:04:00Z">
        <w:r>
          <w:rPr>
            <w:rFonts w:hint="eastAsia"/>
          </w:rPr>
          <w:t>以下の内容はとても良いので、以下の内容に持っていけるようなアンケート内容にした、</w:t>
        </w:r>
      </w:ins>
      <w:ins w:id="164" w:author="幸之助 山口" w:date="2026-07-23T10:05:00Z" w16du:dateUtc="2026-07-23T02:05:00Z">
        <w:r>
          <w:rPr>
            <w:rFonts w:hint="eastAsia"/>
          </w:rPr>
          <w:t>うまくいくと思うよ！</w:t>
        </w:r>
      </w:ins>
    </w:p>
    <w:p w14:paraId="4499B6BB" w14:textId="2113AF4A" w:rsidR="00757381" w:rsidRDefault="0044400B" w:rsidP="00757381">
      <w:pPr>
        <w:rPr>
          <w:ins w:id="165" w:author="幸之助 山口" w:date="2026-07-23T10:05:00Z" w16du:dateUtc="2026-07-23T02:05:00Z"/>
          <w:rFonts w:hint="eastAsia"/>
        </w:rPr>
      </w:pPr>
      <w:ins w:id="166" w:author="幸之助 山口" w:date="2026-07-23T10:07:00Z" w16du:dateUtc="2026-07-23T02:07:00Z">
        <w:r>
          <w:rPr>
            <w:rFonts w:hint="eastAsia"/>
          </w:rPr>
          <w:t>事前に大体作っておいて、期間中に感じたことも踏まえて追加の項目を入れて、</w:t>
        </w:r>
      </w:ins>
      <w:ins w:id="167" w:author="幸之助 山口" w:date="2026-07-23T10:08:00Z" w16du:dateUtc="2026-07-23T02:08:00Z">
        <w:r>
          <w:rPr>
            <w:rFonts w:hint="eastAsia"/>
          </w:rPr>
          <w:t>終了翌日くらいには送信して、１wくらいで回収をお願いしたら良いと思う。</w:t>
        </w:r>
      </w:ins>
    </w:p>
    <w:p w14:paraId="3949347F" w14:textId="77777777" w:rsidR="00757381" w:rsidRPr="004C6ABF" w:rsidRDefault="00757381" w:rsidP="00757381">
      <w:pPr>
        <w:rPr>
          <w:rFonts w:hint="eastAsia"/>
        </w:rPr>
        <w:pPrChange w:id="168" w:author="幸之助 山口" w:date="2026-07-23T10:01:00Z" w16du:dateUtc="2026-07-23T02:01:00Z">
          <w:pPr>
            <w:pStyle w:val="1"/>
            <w:spacing w:before="360" w:after="160"/>
          </w:pPr>
        </w:pPrChange>
      </w:pPr>
    </w:p>
    <w:p w14:paraId="299606C5" w14:textId="77777777" w:rsidR="0067500E" w:rsidRPr="004C6ABF" w:rsidRDefault="00000000">
      <w:pPr>
        <w:pStyle w:val="2"/>
        <w:spacing w:before="240" w:after="120"/>
        <w:rPr>
          <w:color w:val="002060"/>
        </w:rPr>
      </w:pPr>
      <w:r w:rsidRPr="004C6ABF">
        <w:rPr>
          <w:rFonts w:ascii="Yu Gothic" w:eastAsia="Yu Gothic" w:hAnsi="Yu Gothic" w:cs="Yu Gothic"/>
          <w:b/>
          <w:bCs/>
          <w:color w:val="002060"/>
          <w:sz w:val="23"/>
          <w:szCs w:val="23"/>
        </w:rPr>
        <w:t>1．本システム導入による利点</w:t>
      </w:r>
    </w:p>
    <w:p w14:paraId="7B8E7FC4" w14:textId="62B99493" w:rsidR="0067500E" w:rsidRDefault="00000000">
      <w:pPr>
        <w:spacing w:after="120" w:line="360" w:lineRule="auto"/>
        <w:ind w:firstLine="240"/>
      </w:pPr>
      <w:r>
        <w:t>本システムの導入により、従来の</w:t>
      </w:r>
      <w:del w:id="169" w:author="幸之助 山口" w:date="2026-07-23T10:00:00Z" w16du:dateUtc="2026-07-23T02:00:00Z">
        <w:r w:rsidDel="00757381">
          <w:rPr>
            <w:rFonts w:hint="eastAsia"/>
          </w:rPr>
          <w:delText>ホワイトボード管理</w:delText>
        </w:r>
      </w:del>
      <w:ins w:id="170" w:author="幸之助 山口" w:date="2026-07-23T10:00:00Z" w16du:dateUtc="2026-07-23T02:00:00Z">
        <w:r w:rsidR="00757381">
          <w:rPr>
            <w:rFonts w:hint="eastAsia"/>
          </w:rPr>
          <w:t>簡易</w:t>
        </w:r>
      </w:ins>
      <w:ins w:id="171" w:author="幸之助 山口" w:date="2026-07-23T10:01:00Z" w16du:dateUtc="2026-07-23T02:01:00Z">
        <w:r w:rsidR="00757381">
          <w:rPr>
            <w:rFonts w:hint="eastAsia"/>
          </w:rPr>
          <w:t>紙</w:t>
        </w:r>
      </w:ins>
      <w:ins w:id="172" w:author="幸之助 山口" w:date="2026-07-23T10:00:00Z" w16du:dateUtc="2026-07-23T02:00:00Z">
        <w:r w:rsidR="00757381">
          <w:rPr>
            <w:rFonts w:hint="eastAsia"/>
          </w:rPr>
          <w:t>カルテのみの運用と</w:t>
        </w:r>
      </w:ins>
      <w:del w:id="173" w:author="幸之助 山口" w:date="2026-07-23T10:00:00Z" w16du:dateUtc="2026-07-23T02:00:00Z">
        <w:r w:rsidDel="00757381">
          <w:delText>と</w:delText>
        </w:r>
      </w:del>
      <w:r>
        <w:t>比較して、複数の救護室にまたがる病床稼働状況(空き/軽症/中等症/重症の件数、送迎待ち件数)を、離れた場所にいるスタッフや本部要員が端末上でリアルタイムに一覧できるようになったと考えられる。退室時に退室記録簿へ自動的に記録が転記される仕組みにより、事後の集計・振り返りに</w:t>
      </w:r>
      <w:r>
        <w:lastRenderedPageBreak/>
        <w:t>要する作業も軽減されると期待される。</w:t>
      </w:r>
    </w:p>
    <w:p w14:paraId="24C877FE" w14:textId="77777777" w:rsidR="0067500E" w:rsidRPr="004C6ABF" w:rsidRDefault="00000000">
      <w:pPr>
        <w:pStyle w:val="2"/>
        <w:spacing w:before="240" w:after="120"/>
        <w:rPr>
          <w:color w:val="002060"/>
        </w:rPr>
      </w:pPr>
      <w:r w:rsidRPr="004C6ABF">
        <w:rPr>
          <w:rFonts w:ascii="Yu Gothic" w:eastAsia="Yu Gothic" w:hAnsi="Yu Gothic" w:cs="Yu Gothic"/>
          <w:b/>
          <w:bCs/>
          <w:color w:val="002060"/>
          <w:sz w:val="23"/>
          <w:szCs w:val="23"/>
        </w:rPr>
        <w:t>2．問題点</w:t>
      </w:r>
    </w:p>
    <w:p w14:paraId="39B0136E" w14:textId="3FEE0827" w:rsidR="0067500E" w:rsidRDefault="00000000">
      <w:pPr>
        <w:spacing w:after="120" w:line="360" w:lineRule="auto"/>
      </w:pPr>
      <w:r>
        <w:t>一方で、本システムの構成・運用を</w:t>
      </w:r>
      <w:r w:rsidR="0040446F">
        <w:rPr>
          <w:rFonts w:hint="eastAsia"/>
        </w:rPr>
        <w:t>実際に</w:t>
      </w:r>
      <w:r>
        <w:t>検証した結果、以下のような問題点が明らかとなった。</w:t>
      </w:r>
    </w:p>
    <w:p w14:paraId="32E639BB" w14:textId="77777777" w:rsidR="0067500E" w:rsidRDefault="00000000">
      <w:pPr>
        <w:spacing w:before="160" w:after="60"/>
      </w:pPr>
      <w:r>
        <w:rPr>
          <w:rFonts w:ascii="Yu Gothic" w:eastAsia="Yu Gothic" w:hAnsi="Yu Gothic" w:cs="Yu Gothic"/>
          <w:b/>
          <w:bCs/>
        </w:rPr>
        <w:t>(1) オフライン時のデータ同期</w:t>
      </w:r>
    </w:p>
    <w:p w14:paraId="45417B72" w14:textId="28941D86" w:rsidR="0067500E" w:rsidRDefault="00000000">
      <w:pPr>
        <w:spacing w:after="120" w:line="360" w:lineRule="auto"/>
        <w:ind w:firstLine="240"/>
      </w:pPr>
      <w:r>
        <w:t>本システムには「オフライン中―操作内容はローカルに保存され、回線復帰時に自動同期されます」という趣旨のバナー表示があるが、</w:t>
      </w:r>
      <w:r w:rsidR="0029792D">
        <w:rPr>
          <w:rFonts w:hint="eastAsia"/>
        </w:rPr>
        <w:t>これはオンラインに復帰するまでWebページを開き続けていた場合に限るため、</w:t>
      </w:r>
      <w:r>
        <w:t>実</w:t>
      </w:r>
      <w:r w:rsidR="003B6FE1" w:rsidRPr="003B6FE1">
        <w:t>ページの生存性</w:t>
      </w:r>
      <w:r w:rsidR="003B6FE1">
        <w:rPr>
          <w:rFonts w:hint="eastAsia"/>
        </w:rPr>
        <w:t>には問題が残存している</w:t>
      </w:r>
      <w:r w:rsidR="003B6FE1" w:rsidRPr="003B6FE1">
        <w:t>。オフライン中にタブが再読み込みされる、閉じられる、あるいはモバイルでOSがバックグラウンドタブを回収する等でJS実行が中断すると、メモリ上のキューごと未送信操作が消え</w:t>
      </w:r>
      <w:r w:rsidR="003B6FE1">
        <w:rPr>
          <w:rFonts w:hint="eastAsia"/>
        </w:rPr>
        <w:t>る</w:t>
      </w:r>
      <w:r w:rsidR="003B6FE1" w:rsidRPr="003B6FE1">
        <w:t>。ディスクやService Workerでの永続化がないため、これが起きると復帰後も同期</w:t>
      </w:r>
      <w:r w:rsidR="003B6FE1">
        <w:rPr>
          <w:rFonts w:hint="eastAsia"/>
        </w:rPr>
        <w:t>されない</w:t>
      </w:r>
      <w:r w:rsidR="003B6FE1" w:rsidRPr="003B6FE1">
        <w:t>。</w:t>
      </w:r>
      <w:r>
        <w:t>大規模屋外イベント会場では仮設テント内や来場者集中による回線輻輳等により通信が不安定になりやすく、表示上の説明と実装上の挙動が</w:t>
      </w:r>
      <w:r w:rsidR="003B6FE1">
        <w:rPr>
          <w:rFonts w:hint="eastAsia"/>
        </w:rPr>
        <w:t>やや</w:t>
      </w:r>
      <w:r>
        <w:t>乖離している点は、患者情報の欠落につながりうる重大なリスクである。</w:t>
      </w:r>
    </w:p>
    <w:p w14:paraId="7C29AD4F" w14:textId="77777777" w:rsidR="0067500E" w:rsidRDefault="00000000">
      <w:pPr>
        <w:spacing w:before="160" w:after="60"/>
      </w:pPr>
      <w:r>
        <w:rPr>
          <w:rFonts w:ascii="Yu Gothic" w:eastAsia="Yu Gothic" w:hAnsi="Yu Gothic" w:cs="Yu Gothic"/>
          <w:b/>
          <w:bCs/>
        </w:rPr>
        <w:t>(2) アクセス制御・監査ログの不在</w:t>
      </w:r>
    </w:p>
    <w:p w14:paraId="65EABB4A" w14:textId="77777777" w:rsidR="0067500E" w:rsidRDefault="00000000">
      <w:pPr>
        <w:spacing w:after="120" w:line="360" w:lineRule="auto"/>
        <w:ind w:firstLine="240"/>
      </w:pPr>
      <w:r>
        <w:t>本システムには利用者認証の仕組みがなく、Firebaseの接続情報がクライアント側のHTMLファイル中に直接記載されているため、URLと接続情報を知る者であれば誰でも患者情報を閲覧・編集できる状態にある。また、どのスタッフがいつどの記録を編集したかを追跡する監査ログの仕組みも存在しない。医療記録としての正確性・追跡可能性(トレーサビリティ)の観点から改善が必要である。</w:t>
      </w:r>
    </w:p>
    <w:p w14:paraId="791FEF01" w14:textId="77777777" w:rsidR="0067500E" w:rsidRDefault="00000000">
      <w:pPr>
        <w:spacing w:before="160" w:after="60"/>
      </w:pPr>
      <w:r>
        <w:rPr>
          <w:rFonts w:ascii="Yu Gothic" w:eastAsia="Yu Gothic" w:hAnsi="Yu Gothic" w:cs="Yu Gothic"/>
          <w:b/>
          <w:bCs/>
        </w:rPr>
        <w:t>(3) 同時編集による競合(競合状態)</w:t>
      </w:r>
    </w:p>
    <w:p w14:paraId="5920F37F" w14:textId="77777777" w:rsidR="0067500E" w:rsidRDefault="00000000">
      <w:pPr>
        <w:spacing w:after="120" w:line="360" w:lineRule="auto"/>
        <w:ind w:firstLine="240"/>
      </w:pPr>
      <w:r>
        <w:t>病床移動(転室・転床)機能では、移動先が空きスロットであることの確認をローカルに保持しているメモリ上の状態に基づいて行っており、実際の書き込みはこの確認の後に行われる。複数端末から同時に同一の空きスロットへの移動操作が行われた場合、確認から書き込みまでの間に競合が生じ、理論上、同一スロットへの二重の患者割り当てが発生し得る。</w:t>
      </w:r>
    </w:p>
    <w:p w14:paraId="602A2BD2" w14:textId="77777777" w:rsidR="0067500E" w:rsidRDefault="00000000">
      <w:pPr>
        <w:spacing w:before="160" w:after="60"/>
      </w:pPr>
      <w:r>
        <w:rPr>
          <w:rFonts w:ascii="Yu Gothic" w:eastAsia="Yu Gothic" w:hAnsi="Yu Gothic" w:cs="Yu Gothic"/>
          <w:b/>
          <w:bCs/>
        </w:rPr>
        <w:t>(4) 個人情報の取り扱い</w:t>
      </w:r>
    </w:p>
    <w:p w14:paraId="4CE00B94" w14:textId="77777777" w:rsidR="0067500E" w:rsidRDefault="00000000">
      <w:pPr>
        <w:spacing w:after="120" w:line="360" w:lineRule="auto"/>
        <w:ind w:firstLine="240"/>
      </w:pPr>
      <w:r>
        <w:t xml:space="preserve">本システムが扱う氏名・年齢・性別等はいずれも医療関連の個人情報であり、Firebase </w:t>
      </w:r>
      <w:r>
        <w:lastRenderedPageBreak/>
        <w:t>Realtime Database上でのアクセス制御(セキュリティルール)の設定状況、通信の暗号化、データの保存期間・削除ポリシー等について、個人情報保護の観点からの精査が必要である。</w:t>
      </w:r>
    </w:p>
    <w:p w14:paraId="4A290302" w14:textId="77777777" w:rsidR="0067500E" w:rsidRDefault="00000000">
      <w:pPr>
        <w:spacing w:before="160" w:after="60"/>
      </w:pPr>
      <w:r>
        <w:rPr>
          <w:rFonts w:ascii="Yu Gothic" w:eastAsia="Yu Gothic" w:hAnsi="Yu Gothic" w:cs="Yu Gothic"/>
          <w:b/>
          <w:bCs/>
        </w:rPr>
        <w:t>(5) 紙記録とデジタル記録の二重管理によるデータ不整合</w:t>
      </w:r>
    </w:p>
    <w:p w14:paraId="22654031" w14:textId="275155EA" w:rsidR="0067500E" w:rsidRDefault="00000000">
      <w:pPr>
        <w:spacing w:after="120" w:line="360" w:lineRule="auto"/>
        <w:ind w:firstLine="240"/>
      </w:pPr>
      <w:r>
        <w:t>バイタルサインを紙IDタグに、在室状況・トリアージ区分をシステムに、それぞれ分担して記録する運用としたため、両者の記載内容に齟齬が生じた場合(例：システム上のトリアージ区分の更新が紙タグへ反映されない、あるいはその逆)に、どちらを正とするかが運用上明確化されていな</w:t>
      </w:r>
      <w:r w:rsidR="0029792D">
        <w:rPr>
          <w:rFonts w:hint="eastAsia"/>
        </w:rPr>
        <w:t>い</w:t>
      </w:r>
      <w:r>
        <w:t>。</w:t>
      </w:r>
    </w:p>
    <w:p w14:paraId="215C50D3" w14:textId="77777777" w:rsidR="0067500E" w:rsidRDefault="00000000">
      <w:pPr>
        <w:spacing w:before="160" w:after="60"/>
      </w:pPr>
      <w:r>
        <w:rPr>
          <w:rFonts w:ascii="Yu Gothic" w:eastAsia="Yu Gothic" w:hAnsi="Yu Gothic" w:cs="Yu Gothic"/>
          <w:b/>
          <w:bCs/>
        </w:rPr>
        <w:t>(6) システムの信頼性・単一障害点</w:t>
      </w:r>
    </w:p>
    <w:p w14:paraId="6D956AE4" w14:textId="77777777" w:rsidR="0067500E" w:rsidRDefault="00000000">
      <w:pPr>
        <w:spacing w:after="120" w:line="360" w:lineRule="auto"/>
        <w:ind w:firstLine="240"/>
      </w:pPr>
      <w:r>
        <w:t>本システムはFirebase Realtime Databaseに全面的に依存しており、当該サービスの障害や通信事業者側の輻輳が発生した場合、代替手段(紙のバックアップ運用等)への切り替えが必要となる。この切り替え基準・手順があらかじめ定められていなかった。</w:t>
      </w:r>
    </w:p>
    <w:p w14:paraId="1832AE88" w14:textId="77777777" w:rsidR="0067500E" w:rsidRDefault="00000000">
      <w:pPr>
        <w:spacing w:before="160" w:after="60"/>
      </w:pPr>
      <w:r>
        <w:rPr>
          <w:rFonts w:ascii="Yu Gothic" w:eastAsia="Yu Gothic" w:hAnsi="Yu Gothic" w:cs="Yu Gothic"/>
          <w:b/>
          <w:bCs/>
        </w:rPr>
        <w:t>(7) 開発・品質保証体制</w:t>
      </w:r>
    </w:p>
    <w:p w14:paraId="6B5E5B10" w14:textId="1F81F06D" w:rsidR="0067500E" w:rsidRDefault="00000000" w:rsidP="0029792D">
      <w:pPr>
        <w:spacing w:after="120" w:line="360" w:lineRule="auto"/>
        <w:ind w:firstLine="240"/>
      </w:pPr>
      <w:r>
        <w:t>本システムには自動テストの仕組みがなく、機能追加・修正の都度、手動での動作確認に依存している。大規模イベント本番運用前の負荷試験・異常系試験(通信断、同時多重アクセス等)が行われていなかった。</w:t>
      </w:r>
    </w:p>
    <w:p w14:paraId="1DD875D7" w14:textId="77777777" w:rsidR="0067500E" w:rsidRPr="004C6ABF" w:rsidRDefault="00000000">
      <w:pPr>
        <w:pStyle w:val="1"/>
        <w:spacing w:before="360" w:after="160"/>
        <w:rPr>
          <w:color w:val="002060"/>
        </w:rPr>
      </w:pPr>
      <w:r w:rsidRPr="004C6ABF">
        <w:rPr>
          <w:rFonts w:ascii="Yu Gothic" w:eastAsia="Yu Gothic" w:hAnsi="Yu Gothic" w:cs="Yu Gothic"/>
          <w:b/>
          <w:bCs/>
          <w:color w:val="002060"/>
          <w:sz w:val="26"/>
          <w:szCs w:val="26"/>
        </w:rPr>
        <w:t>V．今後の課題</w:t>
      </w:r>
    </w:p>
    <w:p w14:paraId="142D8AB5" w14:textId="77777777" w:rsidR="0067500E" w:rsidRDefault="00000000">
      <w:pPr>
        <w:spacing w:after="120" w:line="360" w:lineRule="auto"/>
      </w:pPr>
      <w:r>
        <w:t>以上の問題点を踏まえ、今後は以下の対応が必要と考える。</w:t>
      </w:r>
    </w:p>
    <w:p w14:paraId="322EEDD0" w14:textId="77777777" w:rsidR="0067500E" w:rsidRDefault="00000000">
      <w:pPr>
        <w:spacing w:after="80" w:line="360" w:lineRule="auto"/>
        <w:ind w:left="480" w:hanging="240"/>
      </w:pPr>
      <w:r>
        <w:t>・認証・権限管理機能の実装(スタッフ個人単位のログインと編集履歴の記録)</w:t>
      </w:r>
    </w:p>
    <w:p w14:paraId="4D6616E8" w14:textId="77777777" w:rsidR="0067500E" w:rsidRDefault="00000000">
      <w:pPr>
        <w:spacing w:after="80" w:line="360" w:lineRule="auto"/>
        <w:ind w:left="480" w:hanging="240"/>
      </w:pPr>
      <w:r>
        <w:t>・オフラインファースト設計への改修(Service Worker等によるローカルキューイングと再接続時の自動再送・競合解決)</w:t>
      </w:r>
    </w:p>
    <w:p w14:paraId="6089B405" w14:textId="77777777" w:rsidR="0067500E" w:rsidRDefault="00000000">
      <w:pPr>
        <w:spacing w:after="80" w:line="360" w:lineRule="auto"/>
        <w:ind w:left="480" w:hanging="240"/>
      </w:pPr>
      <w:r>
        <w:t>・監査ログ機能の実装(いつ・誰が・何を変更したかの記録)</w:t>
      </w:r>
    </w:p>
    <w:p w14:paraId="1DCC19AE" w14:textId="77777777" w:rsidR="0067500E" w:rsidRDefault="00000000">
      <w:pPr>
        <w:spacing w:after="80" w:line="360" w:lineRule="auto"/>
        <w:ind w:left="480" w:hanging="240"/>
      </w:pPr>
      <w:r>
        <w:t>・紙IDタグとシステム記録の連携強化(QRコード・バーコード化による患者ID読み取りの迅速化と記載誤りの低減)</w:t>
      </w:r>
    </w:p>
    <w:p w14:paraId="3A01F756" w14:textId="77777777" w:rsidR="0067500E" w:rsidRDefault="00000000">
      <w:pPr>
        <w:spacing w:after="80" w:line="360" w:lineRule="auto"/>
        <w:ind w:left="480" w:hanging="240"/>
      </w:pPr>
      <w:r>
        <w:t>・Firebaseセキュリティルールの見直しおよび第三者によるセキュリティレビュー</w:t>
      </w:r>
    </w:p>
    <w:p w14:paraId="787A70E3" w14:textId="77777777" w:rsidR="0067500E" w:rsidRDefault="00000000">
      <w:pPr>
        <w:spacing w:after="80" w:line="360" w:lineRule="auto"/>
        <w:ind w:left="480" w:hanging="240"/>
      </w:pPr>
      <w:r>
        <w:t>・自動テスト・負荷試験体制の整備</w:t>
      </w:r>
    </w:p>
    <w:p w14:paraId="0C499BB8" w14:textId="77777777" w:rsidR="0067500E" w:rsidRDefault="00000000">
      <w:pPr>
        <w:spacing w:after="80" w:line="360" w:lineRule="auto"/>
        <w:ind w:left="480" w:hanging="240"/>
      </w:pPr>
      <w:r>
        <w:t>・通信障害時の紙運用への切り替え基準・手順の明文化(業務継続計画、BCP)</w:t>
      </w:r>
    </w:p>
    <w:p w14:paraId="7EE7A0DB" w14:textId="77777777" w:rsidR="0067500E" w:rsidRDefault="00000000">
      <w:pPr>
        <w:spacing w:after="80" w:line="360" w:lineRule="auto"/>
        <w:ind w:left="480" w:hanging="240"/>
      </w:pPr>
      <w:r>
        <w:lastRenderedPageBreak/>
        <w:t>・複数救護所・複数フェスティバルでの運用実績を蓄積した前向き研究による、対応時間短縮効果や情報共有精度向上効果の定量的評価</w:t>
      </w:r>
    </w:p>
    <w:p w14:paraId="1712E88C" w14:textId="77777777" w:rsidR="0067500E" w:rsidRPr="004C6ABF" w:rsidRDefault="00000000">
      <w:pPr>
        <w:pStyle w:val="1"/>
        <w:spacing w:before="360" w:after="160"/>
        <w:rPr>
          <w:color w:val="002060"/>
        </w:rPr>
      </w:pPr>
      <w:r w:rsidRPr="004C6ABF">
        <w:rPr>
          <w:rFonts w:ascii="Yu Gothic" w:eastAsia="Yu Gothic" w:hAnsi="Yu Gothic" w:cs="Yu Gothic"/>
          <w:b/>
          <w:bCs/>
          <w:color w:val="002060"/>
          <w:sz w:val="26"/>
          <w:szCs w:val="26"/>
        </w:rPr>
        <w:t>VI．結語</w:t>
      </w:r>
    </w:p>
    <w:p w14:paraId="6219EEED" w14:textId="09929B00" w:rsidR="0067500E" w:rsidRDefault="00000000" w:rsidP="004C6ABF">
      <w:pPr>
        <w:spacing w:after="120" w:line="360" w:lineRule="auto"/>
        <w:ind w:firstLine="240"/>
      </w:pPr>
      <w:r>
        <w:t>大規模屋外音楽フェスティバルの救護所において、Firebase Realtime Databaseを用いたリアルタイム病床管理Webアプリケーションと、患者本人が携行する紙製IDタグによるバイタル記録を併用する運用を試みた。本システムは特別な設置作業を要さず複数拠点間での情報共有を可能にする一方、オフライン対応、アクセス制御、個人情報保護、紙記録との整合性確保等、実運用に向けて解決すべき課題も明らかとなった。今後、これらの課題に対応したシステム改修と運用実績の蓄積により、大規模イベント救護における情報共有基盤としての有用性を検証していきたい。</w:t>
      </w:r>
    </w:p>
    <w:sectPr w:rsidR="0067500E">
      <w:pgSz w:w="11906" w:h="16838"/>
      <w:pgMar w:top="1701" w:right="1701" w:bottom="1701" w:left="170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幸之助 山口" w:date="2026-07-23T06:14:00Z" w:initials="幸之助">
    <w:p w14:paraId="3C6C96EE" w14:textId="559D9F6B" w:rsidR="00A914B0" w:rsidRDefault="00A914B0">
      <w:pPr>
        <w:pStyle w:val="ae"/>
      </w:pPr>
      <w:r>
        <w:rPr>
          <w:rStyle w:val="ad"/>
        </w:rPr>
        <w:annotationRef/>
      </w:r>
      <w:r>
        <w:rPr>
          <w:rFonts w:hint="eastAsia"/>
        </w:rPr>
        <w:t>著者は　栗林がバイト禁止でその辺突っ込まれたくなかったら、樫村の院長に著者になってもらって、佐藤先生を責任著者として2番目に名前入れたら良いよ。それか英語にしちゃうか（笑）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6C96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A96D8A" w16cex:dateUtc="2026-07-22T2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6C96EE" w16cid:durableId="68A96D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F7E"/>
    <w:multiLevelType w:val="hybridMultilevel"/>
    <w:tmpl w:val="3976EA3C"/>
    <w:lvl w:ilvl="0" w:tplc="FD7AC1B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9A54F94"/>
    <w:multiLevelType w:val="hybridMultilevel"/>
    <w:tmpl w:val="5FC4388A"/>
    <w:lvl w:ilvl="0" w:tplc="738E7772">
      <w:start w:val="1"/>
      <w:numFmt w:val="bullet"/>
      <w:lvlText w:val="●"/>
      <w:lvlJc w:val="left"/>
      <w:pPr>
        <w:ind w:left="720" w:hanging="360"/>
      </w:pPr>
    </w:lvl>
    <w:lvl w:ilvl="1" w:tplc="D8D63092">
      <w:start w:val="1"/>
      <w:numFmt w:val="bullet"/>
      <w:lvlText w:val="○"/>
      <w:lvlJc w:val="left"/>
      <w:pPr>
        <w:ind w:left="1440" w:hanging="360"/>
      </w:pPr>
    </w:lvl>
    <w:lvl w:ilvl="2" w:tplc="A502B190">
      <w:start w:val="1"/>
      <w:numFmt w:val="bullet"/>
      <w:lvlText w:val="■"/>
      <w:lvlJc w:val="left"/>
      <w:pPr>
        <w:ind w:left="2160" w:hanging="360"/>
      </w:pPr>
    </w:lvl>
    <w:lvl w:ilvl="3" w:tplc="8A066BE6">
      <w:start w:val="1"/>
      <w:numFmt w:val="bullet"/>
      <w:lvlText w:val="●"/>
      <w:lvlJc w:val="left"/>
      <w:pPr>
        <w:ind w:left="2880" w:hanging="360"/>
      </w:pPr>
    </w:lvl>
    <w:lvl w:ilvl="4" w:tplc="C51096F4">
      <w:start w:val="1"/>
      <w:numFmt w:val="bullet"/>
      <w:lvlText w:val="○"/>
      <w:lvlJc w:val="left"/>
      <w:pPr>
        <w:ind w:left="3600" w:hanging="360"/>
      </w:pPr>
    </w:lvl>
    <w:lvl w:ilvl="5" w:tplc="817036EE">
      <w:start w:val="1"/>
      <w:numFmt w:val="bullet"/>
      <w:lvlText w:val="■"/>
      <w:lvlJc w:val="left"/>
      <w:pPr>
        <w:ind w:left="4320" w:hanging="360"/>
      </w:pPr>
    </w:lvl>
    <w:lvl w:ilvl="6" w:tplc="95F447A8">
      <w:start w:val="1"/>
      <w:numFmt w:val="bullet"/>
      <w:lvlText w:val="●"/>
      <w:lvlJc w:val="left"/>
      <w:pPr>
        <w:ind w:left="5040" w:hanging="360"/>
      </w:pPr>
    </w:lvl>
    <w:lvl w:ilvl="7" w:tplc="5A421502">
      <w:start w:val="1"/>
      <w:numFmt w:val="bullet"/>
      <w:lvlText w:val="●"/>
      <w:lvlJc w:val="left"/>
      <w:pPr>
        <w:ind w:left="5760" w:hanging="360"/>
      </w:pPr>
    </w:lvl>
    <w:lvl w:ilvl="8" w:tplc="746E103E">
      <w:start w:val="1"/>
      <w:numFmt w:val="bullet"/>
      <w:lvlText w:val="●"/>
      <w:lvlJc w:val="left"/>
      <w:pPr>
        <w:ind w:left="6480" w:hanging="360"/>
      </w:pPr>
    </w:lvl>
  </w:abstractNum>
  <w:abstractNum w:abstractNumId="2" w15:restartNumberingAfterBreak="0">
    <w:nsid w:val="75A468C1"/>
    <w:multiLevelType w:val="hybridMultilevel"/>
    <w:tmpl w:val="10280DB2"/>
    <w:lvl w:ilvl="0" w:tplc="BB3EE0D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57560366">
    <w:abstractNumId w:val="1"/>
    <w:lvlOverride w:ilvl="0">
      <w:startOverride w:val="1"/>
    </w:lvlOverride>
  </w:num>
  <w:num w:numId="2" w16cid:durableId="1277175923">
    <w:abstractNumId w:val="0"/>
  </w:num>
  <w:num w:numId="3" w16cid:durableId="10061327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山口　幸之助">
    <w15:presenceInfo w15:providerId="AD" w15:userId="S::77049532@kagawa-u.ac.jp::8afedccc-0ede-4cd3-88b3-6d4f2483c13e"/>
  </w15:person>
  <w15:person w15:author="幸之助 山口">
    <w15:presenceInfo w15:providerId="AD" w15:userId="S::77049532@kagawa-u.ac.jp::8afedccc-0ede-4cd3-88b3-6d4f2483c1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bordersDoNotSurroundHeader/>
  <w:bordersDoNotSurroundFooter/>
  <w:trackRevisions/>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00E"/>
    <w:rsid w:val="00155BD5"/>
    <w:rsid w:val="001B5848"/>
    <w:rsid w:val="001D1481"/>
    <w:rsid w:val="0029792D"/>
    <w:rsid w:val="002B1FC0"/>
    <w:rsid w:val="003B6FE1"/>
    <w:rsid w:val="003F06F0"/>
    <w:rsid w:val="0040446F"/>
    <w:rsid w:val="0044400B"/>
    <w:rsid w:val="004C6ABF"/>
    <w:rsid w:val="00620C4B"/>
    <w:rsid w:val="0067500E"/>
    <w:rsid w:val="00757381"/>
    <w:rsid w:val="00A914B0"/>
    <w:rsid w:val="00B51D28"/>
    <w:rsid w:val="00F2252E"/>
    <w:rsid w:val="00F40353"/>
    <w:rsid w:val="00F64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ADDC1D"/>
  <w15:docId w15:val="{4A1D3B2F-4B12-2143-AAF2-36C8BC505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Revision"/>
    <w:hidden/>
    <w:uiPriority w:val="99"/>
    <w:semiHidden/>
    <w:rsid w:val="00F647BD"/>
  </w:style>
  <w:style w:type="character" w:styleId="ad">
    <w:name w:val="annotation reference"/>
    <w:basedOn w:val="a0"/>
    <w:uiPriority w:val="99"/>
    <w:semiHidden/>
    <w:unhideWhenUsed/>
    <w:rsid w:val="00A914B0"/>
    <w:rPr>
      <w:sz w:val="18"/>
      <w:szCs w:val="18"/>
    </w:rPr>
  </w:style>
  <w:style w:type="paragraph" w:styleId="ae">
    <w:name w:val="annotation text"/>
    <w:basedOn w:val="a"/>
    <w:link w:val="af"/>
    <w:uiPriority w:val="99"/>
    <w:semiHidden/>
    <w:unhideWhenUsed/>
    <w:rsid w:val="00A914B0"/>
  </w:style>
  <w:style w:type="character" w:customStyle="1" w:styleId="af">
    <w:name w:val="コメント文字列 (文字)"/>
    <w:basedOn w:val="a0"/>
    <w:link w:val="ae"/>
    <w:uiPriority w:val="99"/>
    <w:semiHidden/>
    <w:rsid w:val="00A914B0"/>
  </w:style>
  <w:style w:type="paragraph" w:styleId="af0">
    <w:name w:val="annotation subject"/>
    <w:basedOn w:val="ae"/>
    <w:next w:val="ae"/>
    <w:link w:val="af1"/>
    <w:uiPriority w:val="99"/>
    <w:semiHidden/>
    <w:unhideWhenUsed/>
    <w:rsid w:val="00A914B0"/>
    <w:rPr>
      <w:b/>
      <w:bCs/>
    </w:rPr>
  </w:style>
  <w:style w:type="character" w:customStyle="1" w:styleId="af1">
    <w:name w:val="コメント内容 (文字)"/>
    <w:basedOn w:val="af"/>
    <w:link w:val="af0"/>
    <w:uiPriority w:val="99"/>
    <w:semiHidden/>
    <w:rsid w:val="00A914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57E26-B7F2-464A-A52C-4E237B487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7</Pages>
  <Words>843</Words>
  <Characters>4807</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幸之助 山口</cp:lastModifiedBy>
  <cp:revision>3</cp:revision>
  <dcterms:created xsi:type="dcterms:W3CDTF">2026-07-22T04:51:00Z</dcterms:created>
  <dcterms:modified xsi:type="dcterms:W3CDTF">2026-07-23T02:10:00Z</dcterms:modified>
</cp:coreProperties>
</file>